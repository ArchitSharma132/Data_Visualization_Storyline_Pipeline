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1B89" w:rsidRDefault="00581B89" w:rsidP="00581B89">
      <w:pPr>
        <w:spacing w:before="4"/>
        <w:ind w:left="20"/>
        <w:jc w:val="center"/>
        <w:rPr>
          <w:rFonts w:ascii="Times New Roman" w:eastAsia="Times New Roman" w:hAnsi="Times New Roman" w:cs="Times New Roman"/>
          <w:b/>
          <w:spacing w:val="-2"/>
          <w:sz w:val="72"/>
        </w:rPr>
      </w:pPr>
      <w:bookmarkStart w:id="0" w:name="_Toc227762147"/>
    </w:p>
    <w:p w:rsidR="00581B89" w:rsidRPr="000C438B" w:rsidRDefault="00581B89" w:rsidP="00581B89">
      <w:pPr>
        <w:spacing w:before="4"/>
        <w:ind w:left="20"/>
        <w:jc w:val="center"/>
        <w:rPr>
          <w:rFonts w:ascii="Times New Roman" w:eastAsia="Times New Roman" w:hAnsi="Times New Roman" w:cs="Times New Roman"/>
          <w:b/>
          <w:sz w:val="36"/>
        </w:rPr>
      </w:pPr>
      <w:r w:rsidRPr="006467BF">
        <w:rPr>
          <w:rFonts w:ascii="Times New Roman" w:eastAsia="Times New Roman" w:hAnsi="Times New Roman" w:cs="Times New Roman"/>
          <w:b/>
          <w:spacing w:val="-2"/>
          <w:sz w:val="72"/>
        </w:rPr>
        <w:t>Data Visualization Storyline</w:t>
      </w:r>
    </w:p>
    <w:p w:rsidR="00581B89" w:rsidRPr="000C438B" w:rsidRDefault="00581B89" w:rsidP="00581B89">
      <w:pPr>
        <w:ind w:left="2552" w:right="69"/>
        <w:outlineLvl w:val="1"/>
        <w:rPr>
          <w:rFonts w:ascii="Times New Roman" w:eastAsia="Times New Roman" w:hAnsi="Times New Roman" w:cs="Times New Roman"/>
          <w:b/>
          <w:bCs/>
          <w:sz w:val="32"/>
          <w:szCs w:val="28"/>
        </w:rPr>
      </w:pPr>
      <w:bookmarkStart w:id="1" w:name="_Toc227150441"/>
      <w:r>
        <w:rPr>
          <w:rFonts w:ascii="Times New Roman" w:eastAsia="Times New Roman" w:hAnsi="Times New Roman" w:cs="Times New Roman"/>
          <w:b/>
          <w:bCs/>
          <w:spacing w:val="-4"/>
          <w:sz w:val="36"/>
          <w:szCs w:val="28"/>
        </w:rPr>
        <w:t xml:space="preserve">       </w:t>
      </w:r>
      <w:r w:rsidRPr="006467BF">
        <w:rPr>
          <w:rFonts w:ascii="Times New Roman" w:eastAsia="Times New Roman" w:hAnsi="Times New Roman" w:cs="Times New Roman"/>
          <w:b/>
          <w:bCs/>
          <w:spacing w:val="-4"/>
          <w:sz w:val="36"/>
          <w:szCs w:val="28"/>
        </w:rPr>
        <w:t>A PROJECT REPORT</w:t>
      </w:r>
      <w:bookmarkEnd w:id="1"/>
    </w:p>
    <w:p w:rsidR="00581B89" w:rsidRPr="000C438B" w:rsidRDefault="00581B89" w:rsidP="00581B89">
      <w:pPr>
        <w:ind w:right="7"/>
        <w:outlineLvl w:val="2"/>
        <w:rPr>
          <w:rFonts w:ascii="Times New Roman" w:eastAsia="Times New Roman" w:hAnsi="Times New Roman" w:cs="Times New Roman"/>
          <w:b/>
          <w:bCs/>
          <w:i/>
          <w:iCs/>
          <w:sz w:val="32"/>
          <w:szCs w:val="28"/>
        </w:rPr>
      </w:pPr>
      <w:bookmarkStart w:id="2" w:name="_Toc227086916"/>
      <w:bookmarkStart w:id="3" w:name="_Toc227107293"/>
      <w:bookmarkStart w:id="4" w:name="_Toc227150442"/>
      <w:r>
        <w:rPr>
          <w:rFonts w:ascii="Times New Roman" w:eastAsia="Times New Roman" w:hAnsi="Times New Roman" w:cs="Times New Roman"/>
          <w:b/>
          <w:bCs/>
          <w:i/>
          <w:iCs/>
          <w:spacing w:val="-4"/>
          <w:sz w:val="36"/>
          <w:szCs w:val="28"/>
        </w:rPr>
        <w:t xml:space="preserve">                                              </w:t>
      </w:r>
      <w:r w:rsidRPr="006467BF">
        <w:rPr>
          <w:rFonts w:ascii="Times New Roman" w:eastAsia="Times New Roman" w:hAnsi="Times New Roman" w:cs="Times New Roman"/>
          <w:b/>
          <w:bCs/>
          <w:i/>
          <w:iCs/>
          <w:spacing w:val="-4"/>
          <w:sz w:val="36"/>
          <w:szCs w:val="28"/>
        </w:rPr>
        <w:t xml:space="preserve">Submitted </w:t>
      </w:r>
      <w:r w:rsidRPr="006467BF">
        <w:rPr>
          <w:rFonts w:ascii="Times New Roman" w:eastAsia="Times New Roman" w:hAnsi="Times New Roman" w:cs="Times New Roman"/>
          <w:b/>
          <w:bCs/>
          <w:i/>
          <w:iCs/>
          <w:spacing w:val="-7"/>
          <w:sz w:val="36"/>
          <w:szCs w:val="28"/>
        </w:rPr>
        <w:t>by</w:t>
      </w:r>
      <w:bookmarkEnd w:id="2"/>
      <w:bookmarkEnd w:id="3"/>
      <w:bookmarkEnd w:id="4"/>
    </w:p>
    <w:p w:rsidR="00581B89" w:rsidRPr="000C438B" w:rsidRDefault="00581B89" w:rsidP="00581B89">
      <w:pPr>
        <w:ind w:left="60" w:right="69"/>
        <w:jc w:val="center"/>
        <w:outlineLvl w:val="0"/>
        <w:rPr>
          <w:rFonts w:ascii="Times New Roman" w:eastAsia="Times New Roman" w:hAnsi="Times New Roman" w:cs="Times New Roman"/>
          <w:b/>
          <w:bCs/>
          <w:spacing w:val="-2"/>
          <w:sz w:val="32"/>
          <w:szCs w:val="32"/>
        </w:rPr>
      </w:pPr>
      <w:bookmarkStart w:id="5" w:name="_Toc227086917"/>
      <w:bookmarkStart w:id="6" w:name="_Toc227107294"/>
      <w:bookmarkStart w:id="7" w:name="_Toc227150443"/>
      <w:r>
        <w:rPr>
          <w:rFonts w:ascii="Times New Roman" w:eastAsia="Times New Roman" w:hAnsi="Times New Roman" w:cs="Times New Roman"/>
          <w:b/>
          <w:bCs/>
          <w:spacing w:val="-2"/>
          <w:sz w:val="32"/>
          <w:szCs w:val="32"/>
        </w:rPr>
        <w:t xml:space="preserve">     </w:t>
      </w:r>
      <w:r w:rsidRPr="006467BF">
        <w:rPr>
          <w:rFonts w:ascii="Times New Roman" w:eastAsia="Times New Roman" w:hAnsi="Times New Roman" w:cs="Times New Roman"/>
          <w:b/>
          <w:bCs/>
          <w:spacing w:val="-2"/>
          <w:sz w:val="32"/>
          <w:szCs w:val="32"/>
        </w:rPr>
        <w:t>NAME OF THE CANDIDATE(S)</w:t>
      </w:r>
      <w:bookmarkEnd w:id="5"/>
      <w:bookmarkEnd w:id="6"/>
      <w:bookmarkEnd w:id="7"/>
    </w:p>
    <w:p w:rsidR="00581B89" w:rsidRPr="006467BF" w:rsidRDefault="00581B89" w:rsidP="00581B89">
      <w:pPr>
        <w:spacing w:line="276" w:lineRule="auto"/>
        <w:ind w:left="60" w:right="69"/>
        <w:jc w:val="center"/>
        <w:outlineLvl w:val="0"/>
        <w:rPr>
          <w:rFonts w:ascii="Times New Roman" w:eastAsia="Times New Roman" w:hAnsi="Times New Roman" w:cs="Times New Roman"/>
          <w:b/>
          <w:bCs/>
          <w:sz w:val="28"/>
          <w:szCs w:val="32"/>
        </w:rPr>
      </w:pPr>
      <w:bookmarkStart w:id="8" w:name="_Toc227086918"/>
      <w:bookmarkStart w:id="9" w:name="_Toc227107295"/>
      <w:bookmarkStart w:id="10" w:name="_Toc227150444"/>
      <w:proofErr w:type="spellStart"/>
      <w:r w:rsidRPr="006467BF">
        <w:rPr>
          <w:rFonts w:ascii="Times New Roman" w:eastAsia="Times New Roman" w:hAnsi="Times New Roman" w:cs="Times New Roman"/>
          <w:b/>
          <w:bCs/>
          <w:sz w:val="28"/>
          <w:szCs w:val="32"/>
        </w:rPr>
        <w:t>Ronak</w:t>
      </w:r>
      <w:proofErr w:type="spellEnd"/>
      <w:r w:rsidRPr="006467BF">
        <w:rPr>
          <w:rFonts w:ascii="Times New Roman" w:eastAsia="Times New Roman" w:hAnsi="Times New Roman" w:cs="Times New Roman"/>
          <w:b/>
          <w:bCs/>
          <w:sz w:val="28"/>
          <w:szCs w:val="32"/>
        </w:rPr>
        <w:t xml:space="preserve"> </w:t>
      </w:r>
      <w:proofErr w:type="spellStart"/>
      <w:r w:rsidRPr="006467BF">
        <w:rPr>
          <w:rFonts w:ascii="Times New Roman" w:eastAsia="Times New Roman" w:hAnsi="Times New Roman" w:cs="Times New Roman"/>
          <w:b/>
          <w:bCs/>
          <w:sz w:val="28"/>
          <w:szCs w:val="32"/>
        </w:rPr>
        <w:t>Lodhi</w:t>
      </w:r>
      <w:proofErr w:type="spellEnd"/>
      <w:r w:rsidRPr="006467BF">
        <w:rPr>
          <w:rFonts w:ascii="Times New Roman" w:eastAsia="Times New Roman" w:hAnsi="Times New Roman" w:cs="Times New Roman"/>
          <w:b/>
          <w:bCs/>
          <w:sz w:val="28"/>
          <w:szCs w:val="32"/>
        </w:rPr>
        <w:t xml:space="preserve"> (24BCS10431)</w:t>
      </w:r>
      <w:bookmarkEnd w:id="8"/>
      <w:bookmarkEnd w:id="9"/>
      <w:bookmarkEnd w:id="10"/>
    </w:p>
    <w:p w:rsidR="00581B89" w:rsidRPr="006467BF" w:rsidRDefault="00581B89" w:rsidP="00581B89">
      <w:pPr>
        <w:spacing w:line="276" w:lineRule="auto"/>
        <w:ind w:left="60" w:right="69"/>
        <w:jc w:val="center"/>
        <w:outlineLvl w:val="0"/>
        <w:rPr>
          <w:rFonts w:ascii="Times New Roman" w:eastAsia="Times New Roman" w:hAnsi="Times New Roman" w:cs="Times New Roman"/>
          <w:b/>
          <w:bCs/>
          <w:sz w:val="28"/>
          <w:szCs w:val="32"/>
        </w:rPr>
      </w:pPr>
      <w:bookmarkStart w:id="11" w:name="_Toc227086919"/>
      <w:bookmarkStart w:id="12" w:name="_Toc227107296"/>
      <w:bookmarkStart w:id="13" w:name="_Toc227150445"/>
      <w:proofErr w:type="spellStart"/>
      <w:r w:rsidRPr="006467BF">
        <w:rPr>
          <w:rFonts w:ascii="Times New Roman" w:eastAsia="Times New Roman" w:hAnsi="Times New Roman" w:cs="Times New Roman"/>
          <w:b/>
          <w:bCs/>
          <w:sz w:val="28"/>
          <w:szCs w:val="32"/>
        </w:rPr>
        <w:t>Archit</w:t>
      </w:r>
      <w:proofErr w:type="spellEnd"/>
      <w:r w:rsidRPr="006467BF">
        <w:rPr>
          <w:rFonts w:ascii="Times New Roman" w:eastAsia="Times New Roman" w:hAnsi="Times New Roman" w:cs="Times New Roman"/>
          <w:b/>
          <w:bCs/>
          <w:sz w:val="28"/>
          <w:szCs w:val="32"/>
        </w:rPr>
        <w:t xml:space="preserve"> Sharma (24BCS12916)</w:t>
      </w:r>
      <w:bookmarkEnd w:id="11"/>
      <w:bookmarkEnd w:id="12"/>
      <w:bookmarkEnd w:id="13"/>
    </w:p>
    <w:p w:rsidR="00581B89" w:rsidRPr="006467BF" w:rsidRDefault="00581B89" w:rsidP="00581B89">
      <w:pPr>
        <w:spacing w:line="276" w:lineRule="auto"/>
        <w:ind w:left="60" w:right="69"/>
        <w:jc w:val="center"/>
        <w:outlineLvl w:val="0"/>
        <w:rPr>
          <w:rFonts w:ascii="Times New Roman" w:eastAsia="Times New Roman" w:hAnsi="Times New Roman" w:cs="Times New Roman"/>
          <w:b/>
          <w:bCs/>
          <w:sz w:val="28"/>
          <w:szCs w:val="32"/>
        </w:rPr>
      </w:pPr>
      <w:bookmarkStart w:id="14" w:name="_Toc227086920"/>
      <w:bookmarkStart w:id="15" w:name="_Toc227107297"/>
      <w:bookmarkStart w:id="16" w:name="_Toc227150446"/>
      <w:proofErr w:type="spellStart"/>
      <w:r w:rsidRPr="006467BF">
        <w:rPr>
          <w:rFonts w:ascii="Times New Roman" w:eastAsia="Times New Roman" w:hAnsi="Times New Roman" w:cs="Times New Roman"/>
          <w:b/>
          <w:bCs/>
          <w:sz w:val="28"/>
          <w:szCs w:val="32"/>
        </w:rPr>
        <w:t>Jatin</w:t>
      </w:r>
      <w:proofErr w:type="spellEnd"/>
      <w:r w:rsidRPr="006467BF">
        <w:rPr>
          <w:rFonts w:ascii="Times New Roman" w:eastAsia="Times New Roman" w:hAnsi="Times New Roman" w:cs="Times New Roman"/>
          <w:b/>
          <w:bCs/>
          <w:sz w:val="28"/>
          <w:szCs w:val="32"/>
        </w:rPr>
        <w:t xml:space="preserve"> Kumar (24BCS10850)</w:t>
      </w:r>
      <w:bookmarkEnd w:id="14"/>
      <w:bookmarkEnd w:id="15"/>
      <w:bookmarkEnd w:id="16"/>
    </w:p>
    <w:p w:rsidR="00581B89" w:rsidRPr="006467BF" w:rsidRDefault="00581B89" w:rsidP="00581B89">
      <w:pPr>
        <w:rPr>
          <w:rFonts w:ascii="Times New Roman" w:eastAsia="Times New Roman" w:hAnsi="Times New Roman" w:cs="Times New Roman"/>
          <w:sz w:val="26"/>
        </w:rPr>
      </w:pPr>
    </w:p>
    <w:p w:rsidR="00581B89" w:rsidRPr="006467BF" w:rsidRDefault="00581B89" w:rsidP="00581B89">
      <w:pPr>
        <w:spacing w:before="1"/>
        <w:rPr>
          <w:rFonts w:ascii="Times New Roman" w:eastAsia="Times New Roman" w:hAnsi="Times New Roman" w:cs="Times New Roman"/>
          <w:sz w:val="26"/>
        </w:rPr>
      </w:pPr>
    </w:p>
    <w:p w:rsidR="00581B89" w:rsidRPr="000C438B" w:rsidRDefault="00581B89" w:rsidP="00581B89">
      <w:pPr>
        <w:ind w:right="11"/>
        <w:jc w:val="center"/>
        <w:outlineLvl w:val="2"/>
        <w:rPr>
          <w:rFonts w:ascii="Times New Roman" w:eastAsia="Times New Roman" w:hAnsi="Times New Roman" w:cs="Times New Roman"/>
          <w:b/>
          <w:bCs/>
          <w:i/>
          <w:iCs/>
          <w:sz w:val="26"/>
          <w:szCs w:val="28"/>
        </w:rPr>
      </w:pPr>
      <w:bookmarkStart w:id="17" w:name="_Toc227086921"/>
      <w:bookmarkStart w:id="18" w:name="_Toc227107298"/>
      <w:bookmarkStart w:id="19" w:name="_Toc227150447"/>
      <w:r w:rsidRPr="006467BF">
        <w:rPr>
          <w:rFonts w:ascii="Times New Roman" w:eastAsia="Times New Roman" w:hAnsi="Times New Roman" w:cs="Times New Roman"/>
          <w:b/>
          <w:bCs/>
          <w:i/>
          <w:iCs/>
          <w:sz w:val="28"/>
          <w:szCs w:val="28"/>
        </w:rPr>
        <w:t xml:space="preserve">In partial </w:t>
      </w:r>
      <w:proofErr w:type="spellStart"/>
      <w:r w:rsidRPr="006467BF">
        <w:rPr>
          <w:rFonts w:ascii="Times New Roman" w:eastAsia="Times New Roman" w:hAnsi="Times New Roman" w:cs="Times New Roman"/>
          <w:b/>
          <w:bCs/>
          <w:i/>
          <w:iCs/>
          <w:sz w:val="28"/>
          <w:szCs w:val="28"/>
        </w:rPr>
        <w:t>fulfillment</w:t>
      </w:r>
      <w:proofErr w:type="spellEnd"/>
      <w:r w:rsidRPr="006467BF">
        <w:rPr>
          <w:rFonts w:ascii="Times New Roman" w:eastAsia="Times New Roman" w:hAnsi="Times New Roman" w:cs="Times New Roman"/>
          <w:b/>
          <w:bCs/>
          <w:i/>
          <w:iCs/>
          <w:sz w:val="28"/>
          <w:szCs w:val="28"/>
        </w:rPr>
        <w:t xml:space="preserve"> for the award of the degree </w:t>
      </w:r>
      <w:r w:rsidRPr="006467BF">
        <w:rPr>
          <w:rFonts w:ascii="Times New Roman" w:eastAsia="Times New Roman" w:hAnsi="Times New Roman" w:cs="Times New Roman"/>
          <w:b/>
          <w:bCs/>
          <w:i/>
          <w:iCs/>
          <w:spacing w:val="-5"/>
          <w:sz w:val="28"/>
          <w:szCs w:val="28"/>
        </w:rPr>
        <w:t>of</w:t>
      </w:r>
      <w:bookmarkEnd w:id="17"/>
      <w:bookmarkEnd w:id="18"/>
      <w:bookmarkEnd w:id="19"/>
    </w:p>
    <w:p w:rsidR="00581B89" w:rsidRPr="006467BF" w:rsidRDefault="00581B89" w:rsidP="00581B89">
      <w:pPr>
        <w:spacing w:before="1"/>
        <w:rPr>
          <w:rFonts w:ascii="Times New Roman" w:eastAsia="Times New Roman" w:hAnsi="Times New Roman" w:cs="Times New Roman"/>
          <w:sz w:val="26"/>
        </w:rPr>
      </w:pPr>
    </w:p>
    <w:p w:rsidR="00581B89" w:rsidRPr="006467BF" w:rsidRDefault="00581B89" w:rsidP="00581B89">
      <w:pPr>
        <w:ind w:left="60" w:right="69"/>
        <w:jc w:val="center"/>
        <w:outlineLvl w:val="0"/>
        <w:rPr>
          <w:rFonts w:ascii="Times New Roman" w:eastAsia="Times New Roman" w:hAnsi="Times New Roman" w:cs="Times New Roman"/>
          <w:b/>
          <w:bCs/>
          <w:sz w:val="32"/>
          <w:szCs w:val="32"/>
        </w:rPr>
      </w:pPr>
      <w:bookmarkStart w:id="20" w:name="_Toc227086922"/>
      <w:bookmarkStart w:id="21" w:name="_Toc227107299"/>
      <w:bookmarkStart w:id="22" w:name="_Toc227150448"/>
      <w:r w:rsidRPr="006467BF">
        <w:rPr>
          <w:rFonts w:ascii="Times New Roman" w:eastAsia="Times New Roman" w:hAnsi="Times New Roman" w:cs="Times New Roman"/>
          <w:b/>
          <w:bCs/>
          <w:spacing w:val="-2"/>
          <w:sz w:val="40"/>
          <w:szCs w:val="32"/>
        </w:rPr>
        <w:t>Bachelors in Engineering (B.E)</w:t>
      </w:r>
      <w:bookmarkEnd w:id="20"/>
      <w:bookmarkEnd w:id="21"/>
      <w:bookmarkEnd w:id="22"/>
    </w:p>
    <w:p w:rsidR="00581B89" w:rsidRPr="006467BF" w:rsidRDefault="00581B89" w:rsidP="00581B89">
      <w:pPr>
        <w:spacing w:before="148"/>
        <w:ind w:left="60" w:right="69"/>
        <w:jc w:val="center"/>
        <w:rPr>
          <w:rFonts w:ascii="Times New Roman" w:eastAsia="Times New Roman" w:hAnsi="Times New Roman" w:cs="Times New Roman"/>
          <w:b/>
          <w:sz w:val="28"/>
        </w:rPr>
      </w:pPr>
      <w:r w:rsidRPr="006467BF">
        <w:rPr>
          <w:rFonts w:ascii="Times New Roman" w:eastAsia="Times New Roman" w:hAnsi="Times New Roman" w:cs="Times New Roman"/>
          <w:b/>
          <w:spacing w:val="-5"/>
          <w:sz w:val="28"/>
        </w:rPr>
        <w:t>IN</w:t>
      </w:r>
    </w:p>
    <w:p w:rsidR="00581B89" w:rsidRPr="006467BF" w:rsidRDefault="00581B89" w:rsidP="00581B89">
      <w:pPr>
        <w:spacing w:before="151"/>
        <w:ind w:left="60" w:right="69"/>
        <w:jc w:val="center"/>
        <w:rPr>
          <w:rFonts w:ascii="Times New Roman" w:eastAsia="Times New Roman" w:hAnsi="Times New Roman" w:cs="Times New Roman"/>
          <w:sz w:val="28"/>
        </w:rPr>
      </w:pPr>
      <w:r w:rsidRPr="006467BF">
        <w:rPr>
          <w:rFonts w:ascii="Times New Roman" w:eastAsia="Times New Roman" w:hAnsi="Times New Roman" w:cs="Times New Roman"/>
          <w:sz w:val="32"/>
        </w:rPr>
        <w:t xml:space="preserve">Computer Science </w:t>
      </w:r>
      <w:proofErr w:type="gramStart"/>
      <w:r w:rsidRPr="006467BF">
        <w:rPr>
          <w:rFonts w:ascii="Times New Roman" w:eastAsia="Times New Roman" w:hAnsi="Times New Roman" w:cs="Times New Roman"/>
          <w:sz w:val="32"/>
        </w:rPr>
        <w:t>Engineering(</w:t>
      </w:r>
      <w:proofErr w:type="gramEnd"/>
      <w:r w:rsidRPr="006467BF">
        <w:rPr>
          <w:rFonts w:ascii="Times New Roman" w:eastAsia="Times New Roman" w:hAnsi="Times New Roman" w:cs="Times New Roman"/>
          <w:sz w:val="32"/>
        </w:rPr>
        <w:t>C.S.E)</w:t>
      </w:r>
    </w:p>
    <w:p w:rsidR="00581B89" w:rsidRPr="006467BF" w:rsidRDefault="00581B89" w:rsidP="00581B89">
      <w:pPr>
        <w:rPr>
          <w:rFonts w:ascii="Times New Roman" w:eastAsia="Times New Roman" w:hAnsi="Times New Roman" w:cs="Times New Roman"/>
          <w:sz w:val="20"/>
        </w:rPr>
      </w:pPr>
    </w:p>
    <w:p w:rsidR="00581B89" w:rsidRPr="006467BF" w:rsidRDefault="00581B89" w:rsidP="00581B89">
      <w:pPr>
        <w:spacing w:before="82"/>
        <w:rPr>
          <w:rFonts w:ascii="Times New Roman" w:eastAsia="Times New Roman" w:hAnsi="Times New Roman" w:cs="Times New Roman"/>
          <w:sz w:val="20"/>
        </w:rPr>
      </w:pPr>
      <w:r w:rsidRPr="006467BF">
        <w:rPr>
          <w:rFonts w:ascii="Times New Roman" w:eastAsia="Times New Roman" w:hAnsi="Times New Roman" w:cs="Times New Roman"/>
          <w:noProof/>
          <w:sz w:val="20"/>
          <w:lang w:val="en-US"/>
        </w:rPr>
        <w:drawing>
          <wp:anchor distT="0" distB="0" distL="0" distR="0" simplePos="0" relativeHeight="251659264" behindDoc="1" locked="0" layoutInCell="1" allowOverlap="1">
            <wp:simplePos x="0" y="0"/>
            <wp:positionH relativeFrom="page">
              <wp:posOffset>2491739</wp:posOffset>
            </wp:positionH>
            <wp:positionV relativeFrom="paragraph">
              <wp:posOffset>213472</wp:posOffset>
            </wp:positionV>
            <wp:extent cx="2783651" cy="902208"/>
            <wp:effectExtent l="0" t="0" r="0" b="0"/>
            <wp:wrapTopAndBottom/>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783651" cy="902208"/>
                    </a:xfrm>
                    <a:prstGeom prst="rect">
                      <a:avLst/>
                    </a:prstGeom>
                  </pic:spPr>
                </pic:pic>
              </a:graphicData>
            </a:graphic>
          </wp:anchor>
        </w:drawing>
      </w:r>
    </w:p>
    <w:p w:rsidR="00581B89" w:rsidRPr="006467BF" w:rsidRDefault="00581B89" w:rsidP="00581B89">
      <w:pPr>
        <w:spacing w:before="112"/>
        <w:ind w:right="8"/>
        <w:jc w:val="center"/>
        <w:outlineLvl w:val="3"/>
        <w:rPr>
          <w:rFonts w:ascii="Times New Roman" w:eastAsia="Times New Roman" w:hAnsi="Times New Roman" w:cs="Times New Roman"/>
          <w:b/>
          <w:bCs/>
          <w:sz w:val="26"/>
          <w:szCs w:val="26"/>
        </w:rPr>
      </w:pPr>
      <w:r w:rsidRPr="006467BF">
        <w:rPr>
          <w:rFonts w:ascii="Times New Roman" w:eastAsia="Times New Roman" w:hAnsi="Times New Roman" w:cs="Times New Roman"/>
          <w:b/>
          <w:bCs/>
          <w:spacing w:val="-2"/>
          <w:sz w:val="26"/>
          <w:szCs w:val="26"/>
        </w:rPr>
        <w:t>Chandigarh University</w:t>
      </w:r>
    </w:p>
    <w:p w:rsidR="00581B89" w:rsidRDefault="00581B89" w:rsidP="00581B89">
      <w:pPr>
        <w:spacing w:before="150"/>
        <w:ind w:right="8"/>
        <w:jc w:val="center"/>
        <w:rPr>
          <w:rFonts w:ascii="Times New Roman" w:eastAsia="Times New Roman" w:hAnsi="Times New Roman" w:cs="Times New Roman"/>
          <w:spacing w:val="-2"/>
          <w:sz w:val="28"/>
        </w:rPr>
      </w:pPr>
      <w:r w:rsidRPr="006467BF">
        <w:rPr>
          <w:rFonts w:ascii="Times New Roman" w:eastAsia="Times New Roman" w:hAnsi="Times New Roman" w:cs="Times New Roman"/>
          <w:spacing w:val="-2"/>
          <w:sz w:val="28"/>
        </w:rPr>
        <w:t>April, 2026</w:t>
      </w:r>
    </w:p>
    <w:p w:rsidR="00581B89" w:rsidRDefault="00581B89" w:rsidP="00581B89">
      <w:pPr>
        <w:spacing w:before="150"/>
        <w:ind w:right="8"/>
        <w:jc w:val="center"/>
        <w:rPr>
          <w:rFonts w:ascii="Times New Roman" w:eastAsia="Times New Roman" w:hAnsi="Times New Roman" w:cs="Times New Roman"/>
          <w:spacing w:val="-2"/>
          <w:sz w:val="28"/>
        </w:rPr>
      </w:pPr>
    </w:p>
    <w:p w:rsidR="00581B89" w:rsidRDefault="00581B89" w:rsidP="00581B89">
      <w:pPr>
        <w:spacing w:before="150"/>
        <w:ind w:right="8"/>
        <w:jc w:val="center"/>
        <w:rPr>
          <w:rFonts w:ascii="Times New Roman" w:eastAsia="Times New Roman" w:hAnsi="Times New Roman" w:cs="Times New Roman"/>
          <w:spacing w:val="-2"/>
          <w:sz w:val="28"/>
        </w:rPr>
      </w:pPr>
    </w:p>
    <w:bookmarkEnd w:id="0"/>
    <w:p w:rsidR="00581B89" w:rsidRDefault="00581B89" w:rsidP="00581B89">
      <w:pPr>
        <w:pStyle w:val="BodyText"/>
        <w:ind w:left="2784"/>
        <w:rPr>
          <w:sz w:val="20"/>
        </w:rPr>
      </w:pPr>
      <w:r>
        <w:rPr>
          <w:noProof/>
          <w:sz w:val="20"/>
        </w:rPr>
        <w:lastRenderedPageBreak/>
        <w:drawing>
          <wp:inline distT="0" distB="0" distL="0" distR="0">
            <wp:extent cx="2866497" cy="1021079"/>
            <wp:effectExtent l="0" t="0" r="0" b="0"/>
            <wp:docPr id="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866497" cy="1021079"/>
                    </a:xfrm>
                    <a:prstGeom prst="rect">
                      <a:avLst/>
                    </a:prstGeom>
                  </pic:spPr>
                </pic:pic>
              </a:graphicData>
            </a:graphic>
          </wp:inline>
        </w:drawing>
      </w:r>
    </w:p>
    <w:p w:rsidR="00581B89" w:rsidRDefault="00581B89" w:rsidP="00581B89">
      <w:pPr>
        <w:pStyle w:val="BodyText"/>
        <w:spacing w:before="234"/>
        <w:rPr>
          <w:sz w:val="32"/>
        </w:rPr>
      </w:pPr>
    </w:p>
    <w:p w:rsidR="00581B89" w:rsidRPr="00FE4C58" w:rsidRDefault="00581B89" w:rsidP="00581B89">
      <w:pPr>
        <w:pStyle w:val="Heading1"/>
      </w:pPr>
      <w:r>
        <w:t xml:space="preserve">     </w:t>
      </w:r>
      <w:bookmarkStart w:id="23" w:name="_Toc227150449"/>
      <w:r>
        <w:t xml:space="preserve">                   BONAFIDE CERTIFICATE</w:t>
      </w:r>
      <w:bookmarkEnd w:id="23"/>
    </w:p>
    <w:p w:rsidR="00581B89" w:rsidRDefault="00581B89" w:rsidP="00581B89">
      <w:pPr>
        <w:spacing w:before="149" w:line="360" w:lineRule="auto"/>
        <w:ind w:left="359" w:right="358"/>
        <w:jc w:val="both"/>
        <w:rPr>
          <w:sz w:val="28"/>
        </w:rPr>
      </w:pPr>
    </w:p>
    <w:p w:rsidR="00581B89" w:rsidRDefault="00581B89" w:rsidP="00581B89">
      <w:pPr>
        <w:spacing w:before="149" w:line="360" w:lineRule="auto"/>
        <w:ind w:left="359" w:right="358"/>
        <w:jc w:val="both"/>
        <w:rPr>
          <w:spacing w:val="-2"/>
          <w:sz w:val="28"/>
        </w:rPr>
      </w:pPr>
      <w:r>
        <w:rPr>
          <w:sz w:val="28"/>
        </w:rPr>
        <w:t xml:space="preserve">Certified that this project report </w:t>
      </w:r>
      <w:r>
        <w:rPr>
          <w:b/>
          <w:sz w:val="28"/>
        </w:rPr>
        <w:t xml:space="preserve">“………. Data Visualization Storyline…………….” </w:t>
      </w:r>
      <w:r>
        <w:rPr>
          <w:sz w:val="28"/>
        </w:rPr>
        <w:t xml:space="preserve">is the </w:t>
      </w:r>
      <w:proofErr w:type="spellStart"/>
      <w:r>
        <w:rPr>
          <w:sz w:val="28"/>
        </w:rPr>
        <w:t>bonafide</w:t>
      </w:r>
      <w:proofErr w:type="spellEnd"/>
      <w:r>
        <w:rPr>
          <w:sz w:val="28"/>
        </w:rPr>
        <w:t xml:space="preserve"> work of “</w:t>
      </w:r>
      <w:r>
        <w:rPr>
          <w:b/>
          <w:sz w:val="28"/>
        </w:rPr>
        <w:t xml:space="preserve">………….. </w:t>
      </w:r>
      <w:proofErr w:type="spellStart"/>
      <w:r w:rsidRPr="00FE4C58">
        <w:rPr>
          <w:b/>
          <w:sz w:val="28"/>
        </w:rPr>
        <w:t>Ronak</w:t>
      </w:r>
      <w:proofErr w:type="spellEnd"/>
      <w:r w:rsidRPr="00FE4C58">
        <w:rPr>
          <w:b/>
          <w:sz w:val="28"/>
        </w:rPr>
        <w:t xml:space="preserve"> </w:t>
      </w:r>
      <w:proofErr w:type="spellStart"/>
      <w:r w:rsidRPr="00FE4C58">
        <w:rPr>
          <w:b/>
          <w:sz w:val="28"/>
        </w:rPr>
        <w:t>Lodhi</w:t>
      </w:r>
      <w:proofErr w:type="spellEnd"/>
      <w:r w:rsidRPr="00FE4C58">
        <w:rPr>
          <w:b/>
          <w:sz w:val="28"/>
        </w:rPr>
        <w:t xml:space="preserve"> (24BCS10431)</w:t>
      </w:r>
      <w:r>
        <w:rPr>
          <w:b/>
          <w:sz w:val="28"/>
        </w:rPr>
        <w:t xml:space="preserve">, </w:t>
      </w:r>
      <w:proofErr w:type="spellStart"/>
      <w:r>
        <w:rPr>
          <w:b/>
          <w:sz w:val="28"/>
        </w:rPr>
        <w:t>Archit</w:t>
      </w:r>
      <w:proofErr w:type="spellEnd"/>
      <w:r>
        <w:rPr>
          <w:b/>
          <w:sz w:val="28"/>
        </w:rPr>
        <w:t xml:space="preserve"> Sharma (24BCS12916),</w:t>
      </w:r>
      <w:r w:rsidRPr="00FE4C58">
        <w:rPr>
          <w:b/>
          <w:sz w:val="28"/>
        </w:rPr>
        <w:t xml:space="preserve"> </w:t>
      </w:r>
      <w:proofErr w:type="spellStart"/>
      <w:r w:rsidRPr="00FE4C58">
        <w:rPr>
          <w:b/>
          <w:sz w:val="28"/>
        </w:rPr>
        <w:t>Jatin</w:t>
      </w:r>
      <w:proofErr w:type="spellEnd"/>
      <w:r w:rsidRPr="00FE4C58">
        <w:rPr>
          <w:b/>
          <w:sz w:val="28"/>
        </w:rPr>
        <w:t xml:space="preserve"> Kumar (24BCS10850</w:t>
      </w:r>
      <w:proofErr w:type="gramStart"/>
      <w:r w:rsidRPr="00FE4C58">
        <w:rPr>
          <w:b/>
          <w:sz w:val="28"/>
        </w:rPr>
        <w:t>)</w:t>
      </w:r>
      <w:r>
        <w:rPr>
          <w:b/>
          <w:sz w:val="28"/>
        </w:rPr>
        <w:t xml:space="preserve"> .</w:t>
      </w:r>
      <w:proofErr w:type="gramEnd"/>
      <w:r>
        <w:rPr>
          <w:b/>
          <w:sz w:val="28"/>
        </w:rPr>
        <w:t>…………”</w:t>
      </w:r>
      <w:r>
        <w:rPr>
          <w:sz w:val="28"/>
        </w:rPr>
        <w:t xml:space="preserve">who carried out the project work under my/our </w:t>
      </w:r>
      <w:r>
        <w:rPr>
          <w:spacing w:val="-2"/>
          <w:sz w:val="28"/>
        </w:rPr>
        <w:t>supervision.</w:t>
      </w:r>
    </w:p>
    <w:p w:rsidR="00581B89" w:rsidRDefault="00581B89" w:rsidP="00581B89">
      <w:pPr>
        <w:spacing w:before="149" w:line="360" w:lineRule="auto"/>
        <w:ind w:left="359" w:right="358"/>
        <w:jc w:val="both"/>
        <w:rPr>
          <w:spacing w:val="-2"/>
          <w:sz w:val="28"/>
        </w:rPr>
      </w:pPr>
    </w:p>
    <w:p w:rsidR="00581B89" w:rsidRDefault="00581B89" w:rsidP="00581B89">
      <w:pPr>
        <w:spacing w:before="149" w:line="360" w:lineRule="auto"/>
        <w:ind w:left="359" w:right="358"/>
        <w:jc w:val="both"/>
        <w:rPr>
          <w:spacing w:val="-2"/>
          <w:sz w:val="28"/>
        </w:rPr>
      </w:pPr>
    </w:p>
    <w:p w:rsidR="00581B89" w:rsidRDefault="00270A72" w:rsidP="00581B89">
      <w:pPr>
        <w:spacing w:before="149" w:line="360" w:lineRule="auto"/>
        <w:ind w:left="359" w:right="358"/>
        <w:jc w:val="both"/>
        <w:rPr>
          <w:rStyle w:val="SubtleEmphasis"/>
          <w:b/>
          <w:color w:val="215E99" w:themeColor="text2" w:themeTint="BF"/>
        </w:rPr>
      </w:pPr>
      <w:r>
        <w:rPr>
          <w:rStyle w:val="SubtleEmphasis"/>
          <w:b/>
          <w:color w:val="215E99" w:themeColor="text2" w:themeTint="BF"/>
        </w:rPr>
        <w:t xml:space="preserve"> </w:t>
      </w:r>
      <w:r w:rsidR="00581B89" w:rsidRPr="000C438B">
        <w:rPr>
          <w:rStyle w:val="SubtleEmphasis"/>
          <w:b/>
          <w:color w:val="215E99" w:themeColor="text2" w:themeTint="BF"/>
        </w:rPr>
        <w:t>Signature</w:t>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r>
      <w:r w:rsidR="00581B89">
        <w:rPr>
          <w:rStyle w:val="SubtleEmphasis"/>
          <w:b/>
          <w:color w:val="215E99" w:themeColor="text2" w:themeTint="BF"/>
        </w:rPr>
        <w:tab/>
        <w:t xml:space="preserve"> </w:t>
      </w:r>
      <w:r>
        <w:rPr>
          <w:rStyle w:val="SubtleEmphasis"/>
          <w:b/>
          <w:color w:val="215E99" w:themeColor="text2" w:themeTint="BF"/>
        </w:rPr>
        <w:t xml:space="preserve">          </w:t>
      </w:r>
      <w:r w:rsidR="00581B89">
        <w:rPr>
          <w:rStyle w:val="SubtleEmphasis"/>
          <w:b/>
          <w:color w:val="215E99" w:themeColor="text2" w:themeTint="BF"/>
        </w:rPr>
        <w:t xml:space="preserve"> Signature</w:t>
      </w:r>
    </w:p>
    <w:p w:rsidR="00581B89" w:rsidRDefault="00581B89" w:rsidP="00581B89">
      <w:pPr>
        <w:spacing w:before="149" w:line="360" w:lineRule="auto"/>
        <w:ind w:left="359" w:right="358"/>
        <w:jc w:val="both"/>
        <w:rPr>
          <w:rStyle w:val="SubtleEmphasis"/>
          <w:b/>
          <w:color w:val="215E99" w:themeColor="text2" w:themeTint="BF"/>
        </w:rPr>
      </w:pPr>
    </w:p>
    <w:p w:rsidR="00581B89" w:rsidRDefault="00581B89" w:rsidP="00581B89">
      <w:pPr>
        <w:spacing w:before="149" w:line="360" w:lineRule="auto"/>
        <w:ind w:left="359" w:right="358"/>
        <w:jc w:val="both"/>
        <w:rPr>
          <w:rStyle w:val="SubtleEmphasis"/>
          <w:b/>
          <w:color w:val="215E99" w:themeColor="text2" w:themeTint="BF"/>
        </w:rPr>
      </w:pPr>
      <w:r>
        <w:rPr>
          <w:rStyle w:val="SubtleEmphasis"/>
          <w:b/>
          <w:color w:val="215E99" w:themeColor="text2" w:themeTint="BF"/>
        </w:rPr>
        <w:t xml:space="preserve">   (HOD)</w:t>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t>(Supervisor)</w:t>
      </w:r>
    </w:p>
    <w:p w:rsidR="00581B89" w:rsidRDefault="00581B89" w:rsidP="00581B89">
      <w:pPr>
        <w:spacing w:before="149" w:line="360" w:lineRule="auto"/>
        <w:ind w:left="359" w:right="358"/>
        <w:jc w:val="both"/>
        <w:rPr>
          <w:rStyle w:val="SubtleEmphasis"/>
          <w:b/>
          <w:color w:val="215E99" w:themeColor="text2" w:themeTint="BF"/>
        </w:rPr>
      </w:pPr>
      <w:r>
        <w:rPr>
          <w:rStyle w:val="SubtleEmphasis"/>
          <w:b/>
          <w:color w:val="215E99" w:themeColor="text2" w:themeTint="BF"/>
        </w:rPr>
        <w:t>B.E-CSE</w:t>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r>
      <w:r>
        <w:rPr>
          <w:rStyle w:val="SubtleEmphasis"/>
          <w:b/>
          <w:color w:val="215E99" w:themeColor="text2" w:themeTint="BF"/>
        </w:rPr>
        <w:tab/>
        <w:t xml:space="preserve"> </w:t>
      </w:r>
    </w:p>
    <w:p w:rsidR="00581B89" w:rsidRDefault="00581B89" w:rsidP="00581B89">
      <w:pPr>
        <w:spacing w:before="149" w:line="360" w:lineRule="auto"/>
        <w:ind w:left="359" w:right="358"/>
        <w:jc w:val="both"/>
        <w:rPr>
          <w:rStyle w:val="SubtleEmphasis"/>
          <w:b/>
          <w:color w:val="215E99" w:themeColor="text2" w:themeTint="BF"/>
        </w:rPr>
      </w:pPr>
    </w:p>
    <w:p w:rsidR="00581B89" w:rsidRPr="000C438B" w:rsidRDefault="00581B89" w:rsidP="00581B89">
      <w:pPr>
        <w:spacing w:before="149" w:line="360" w:lineRule="auto"/>
        <w:ind w:left="359" w:right="358"/>
        <w:jc w:val="both"/>
        <w:rPr>
          <w:rStyle w:val="SubtleEmphasis"/>
          <w:b/>
          <w:color w:val="215E99" w:themeColor="text2" w:themeTint="BF"/>
        </w:rPr>
      </w:pPr>
    </w:p>
    <w:p w:rsidR="00581B89" w:rsidRDefault="00581B89" w:rsidP="00270A72">
      <w:pPr>
        <w:spacing w:before="149" w:line="360" w:lineRule="auto"/>
        <w:ind w:left="359" w:right="358"/>
        <w:jc w:val="both"/>
        <w:rPr>
          <w:spacing w:val="-2"/>
          <w:sz w:val="26"/>
        </w:rPr>
      </w:pPr>
      <w:r w:rsidRPr="00C42F50">
        <w:rPr>
          <w:spacing w:val="-2"/>
          <w:sz w:val="26"/>
        </w:rPr>
        <w:t>Sub</w:t>
      </w:r>
      <w:r>
        <w:rPr>
          <w:spacing w:val="-2"/>
          <w:sz w:val="26"/>
        </w:rPr>
        <w:t>m</w:t>
      </w:r>
      <w:r w:rsidRPr="00C42F50">
        <w:rPr>
          <w:spacing w:val="-2"/>
          <w:sz w:val="26"/>
        </w:rPr>
        <w:t xml:space="preserve">itted for the Project viva voice examination held on: </w:t>
      </w:r>
    </w:p>
    <w:p w:rsidR="00270A72" w:rsidRPr="00270A72" w:rsidRDefault="00270A72" w:rsidP="00270A72">
      <w:pPr>
        <w:spacing w:before="149" w:line="360" w:lineRule="auto"/>
        <w:ind w:left="359" w:right="358"/>
        <w:jc w:val="both"/>
        <w:rPr>
          <w:spacing w:val="-2"/>
          <w:sz w:val="26"/>
        </w:rPr>
      </w:pPr>
    </w:p>
    <w:p w:rsidR="00581B89" w:rsidRPr="00C42F50" w:rsidRDefault="00581B89" w:rsidP="00581B89">
      <w:pPr>
        <w:spacing w:before="149" w:line="360" w:lineRule="auto"/>
        <w:ind w:left="359" w:right="358"/>
        <w:jc w:val="both"/>
        <w:rPr>
          <w:spacing w:val="-2"/>
          <w:sz w:val="26"/>
        </w:rPr>
      </w:pPr>
      <w:r>
        <w:rPr>
          <w:spacing w:val="-2"/>
          <w:sz w:val="26"/>
        </w:rPr>
        <w:t>INTERNAL EXAMINER</w:t>
      </w:r>
      <w:r>
        <w:rPr>
          <w:spacing w:val="-2"/>
          <w:sz w:val="26"/>
        </w:rPr>
        <w:tab/>
      </w:r>
      <w:r>
        <w:rPr>
          <w:spacing w:val="-2"/>
          <w:sz w:val="26"/>
        </w:rPr>
        <w:tab/>
      </w:r>
      <w:r>
        <w:rPr>
          <w:spacing w:val="-2"/>
          <w:sz w:val="26"/>
        </w:rPr>
        <w:tab/>
      </w:r>
      <w:r>
        <w:rPr>
          <w:spacing w:val="-2"/>
          <w:sz w:val="26"/>
        </w:rPr>
        <w:tab/>
      </w:r>
      <w:r>
        <w:rPr>
          <w:spacing w:val="-2"/>
          <w:sz w:val="26"/>
        </w:rPr>
        <w:tab/>
        <w:t xml:space="preserve">      </w:t>
      </w:r>
      <w:r w:rsidRPr="00C42F50">
        <w:rPr>
          <w:spacing w:val="-2"/>
          <w:sz w:val="26"/>
        </w:rPr>
        <w:t>EXTERNAL EXAMINER</w:t>
      </w:r>
    </w:p>
    <w:p w:rsidR="00581B89" w:rsidRPr="000C438B" w:rsidRDefault="00581B89" w:rsidP="00581B89">
      <w:pPr>
        <w:spacing w:before="149" w:line="360" w:lineRule="auto"/>
        <w:ind w:right="358"/>
        <w:jc w:val="both"/>
        <w:rPr>
          <w:b/>
          <w:sz w:val="28"/>
        </w:rPr>
        <w:sectPr w:rsidR="00581B89" w:rsidRPr="000C438B" w:rsidSect="000C438B">
          <w:headerReference w:type="default" r:id="rId8"/>
          <w:pgSz w:w="12240" w:h="15840"/>
          <w:pgMar w:top="1440" w:right="1080" w:bottom="280" w:left="1080" w:header="0" w:footer="0" w:gutter="0"/>
          <w:cols w:space="720"/>
        </w:sectPr>
      </w:pPr>
    </w:p>
    <w:sdt>
      <w:sdtPr>
        <w:rPr>
          <w:rFonts w:asciiTheme="minorHAnsi" w:eastAsiaTheme="minorHAnsi" w:hAnsiTheme="minorHAnsi" w:cstheme="minorBidi"/>
          <w:color w:val="auto"/>
          <w:kern w:val="2"/>
          <w:sz w:val="24"/>
          <w:szCs w:val="24"/>
          <w:lang w:val="en-IN"/>
        </w:rPr>
        <w:id w:val="-705793441"/>
        <w:docPartObj>
          <w:docPartGallery w:val="Table of Contents"/>
          <w:docPartUnique/>
        </w:docPartObj>
      </w:sdtPr>
      <w:sdtEndPr>
        <w:rPr>
          <w:b/>
          <w:bCs/>
          <w:noProof/>
        </w:rPr>
      </w:sdtEndPr>
      <w:sdtContent>
        <w:p w:rsidR="00302DEC" w:rsidRDefault="00302DEC">
          <w:pPr>
            <w:pStyle w:val="TOCHeading"/>
          </w:pPr>
          <w:r>
            <w:t>Contents</w:t>
          </w:r>
        </w:p>
        <w:p w:rsidR="004A68FC" w:rsidRDefault="008A147A">
          <w:pPr>
            <w:pStyle w:val="TOC2"/>
            <w:tabs>
              <w:tab w:val="right" w:leader="dot" w:pos="9016"/>
            </w:tabs>
            <w:rPr>
              <w:noProof/>
            </w:rPr>
          </w:pPr>
          <w:r w:rsidRPr="008A147A">
            <w:fldChar w:fldCharType="begin"/>
          </w:r>
          <w:r w:rsidR="00302DEC">
            <w:instrText xml:space="preserve"> TOC \o "1-3" \h \z \u </w:instrText>
          </w:r>
          <w:r w:rsidRPr="008A147A">
            <w:fldChar w:fldCharType="separate"/>
          </w:r>
          <w:hyperlink w:anchor="_Toc227762131" w:history="1">
            <w:r w:rsidR="004A68FC" w:rsidRPr="00204E2F">
              <w:rPr>
                <w:rStyle w:val="Hyperlink"/>
                <w:rFonts w:ascii="Times New Roman" w:hAnsi="Times New Roman" w:cs="Times New Roman"/>
                <w:bCs/>
                <w:noProof/>
              </w:rPr>
              <w:t>Data Visualization Storyline</w:t>
            </w:r>
            <w:r w:rsidR="004A68FC">
              <w:rPr>
                <w:noProof/>
                <w:webHidden/>
              </w:rPr>
              <w:tab/>
            </w:r>
            <w:r>
              <w:rPr>
                <w:noProof/>
                <w:webHidden/>
              </w:rPr>
              <w:fldChar w:fldCharType="begin"/>
            </w:r>
            <w:r w:rsidR="004A68FC">
              <w:rPr>
                <w:noProof/>
                <w:webHidden/>
              </w:rPr>
              <w:instrText xml:space="preserve"> PAGEREF _Toc227762131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2" w:history="1">
            <w:r w:rsidR="004A68FC" w:rsidRPr="00204E2F">
              <w:rPr>
                <w:rStyle w:val="Hyperlink"/>
                <w:noProof/>
              </w:rPr>
              <w:t>A PROJECT REPORT</w:t>
            </w:r>
            <w:r w:rsidR="004A68FC">
              <w:rPr>
                <w:noProof/>
                <w:webHidden/>
              </w:rPr>
              <w:tab/>
            </w:r>
            <w:r>
              <w:rPr>
                <w:noProof/>
                <w:webHidden/>
              </w:rPr>
              <w:fldChar w:fldCharType="begin"/>
            </w:r>
            <w:r w:rsidR="004A68FC">
              <w:rPr>
                <w:noProof/>
                <w:webHidden/>
              </w:rPr>
              <w:instrText xml:space="preserve"> PAGEREF _Toc227762132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3" w:history="1">
            <w:r w:rsidR="004A68FC" w:rsidRPr="00204E2F">
              <w:rPr>
                <w:rStyle w:val="Hyperlink"/>
                <w:noProof/>
              </w:rPr>
              <w:t>Submitted by</w:t>
            </w:r>
            <w:r w:rsidR="004A68FC">
              <w:rPr>
                <w:noProof/>
                <w:webHidden/>
              </w:rPr>
              <w:tab/>
            </w:r>
            <w:r>
              <w:rPr>
                <w:noProof/>
                <w:webHidden/>
              </w:rPr>
              <w:fldChar w:fldCharType="begin"/>
            </w:r>
            <w:r w:rsidR="004A68FC">
              <w:rPr>
                <w:noProof/>
                <w:webHidden/>
              </w:rPr>
              <w:instrText xml:space="preserve"> PAGEREF _Toc227762133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4" w:history="1">
            <w:r w:rsidR="004A68FC" w:rsidRPr="00204E2F">
              <w:rPr>
                <w:rStyle w:val="Hyperlink"/>
                <w:rFonts w:ascii="Times New Roman" w:hAnsi="Times New Roman" w:cs="Times New Roman"/>
                <w:bCs/>
                <w:noProof/>
              </w:rPr>
              <w:t>NAME OF THE CANDIDATE(S)</w:t>
            </w:r>
            <w:r w:rsidR="004A68FC">
              <w:rPr>
                <w:noProof/>
                <w:webHidden/>
              </w:rPr>
              <w:tab/>
            </w:r>
            <w:r>
              <w:rPr>
                <w:noProof/>
                <w:webHidden/>
              </w:rPr>
              <w:fldChar w:fldCharType="begin"/>
            </w:r>
            <w:r w:rsidR="004A68FC">
              <w:rPr>
                <w:noProof/>
                <w:webHidden/>
              </w:rPr>
              <w:instrText xml:space="preserve"> PAGEREF _Toc227762134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5" w:history="1">
            <w:r w:rsidR="004A68FC" w:rsidRPr="00204E2F">
              <w:rPr>
                <w:rStyle w:val="Hyperlink"/>
                <w:rFonts w:ascii="Times New Roman" w:hAnsi="Times New Roman" w:cs="Times New Roman"/>
                <w:bCs/>
                <w:noProof/>
              </w:rPr>
              <w:t>In partial fulfillment for the award of the degree of</w:t>
            </w:r>
            <w:r w:rsidR="004A68FC">
              <w:rPr>
                <w:noProof/>
                <w:webHidden/>
              </w:rPr>
              <w:tab/>
            </w:r>
            <w:r>
              <w:rPr>
                <w:noProof/>
                <w:webHidden/>
              </w:rPr>
              <w:fldChar w:fldCharType="begin"/>
            </w:r>
            <w:r w:rsidR="004A68FC">
              <w:rPr>
                <w:noProof/>
                <w:webHidden/>
              </w:rPr>
              <w:instrText xml:space="preserve"> PAGEREF _Toc227762135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6" w:history="1">
            <w:r w:rsidR="004A68FC" w:rsidRPr="00204E2F">
              <w:rPr>
                <w:rStyle w:val="Hyperlink"/>
                <w:rFonts w:ascii="Times New Roman" w:hAnsi="Times New Roman" w:cs="Times New Roman"/>
                <w:bCs/>
                <w:noProof/>
              </w:rPr>
              <w:t>Bachelors in Engineering (B.E.)</w:t>
            </w:r>
            <w:r w:rsidR="004A68FC">
              <w:rPr>
                <w:noProof/>
                <w:webHidden/>
              </w:rPr>
              <w:tab/>
            </w:r>
            <w:r>
              <w:rPr>
                <w:noProof/>
                <w:webHidden/>
              </w:rPr>
              <w:fldChar w:fldCharType="begin"/>
            </w:r>
            <w:r w:rsidR="004A68FC">
              <w:rPr>
                <w:noProof/>
                <w:webHidden/>
              </w:rPr>
              <w:instrText xml:space="preserve"> PAGEREF _Toc227762136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7" w:history="1">
            <w:r w:rsidR="004A68FC" w:rsidRPr="00204E2F">
              <w:rPr>
                <w:rStyle w:val="Hyperlink"/>
                <w:rFonts w:ascii="Times New Roman" w:hAnsi="Times New Roman" w:cs="Times New Roman"/>
                <w:bCs/>
                <w:noProof/>
              </w:rPr>
              <w:t>IN</w:t>
            </w:r>
            <w:r w:rsidR="004A68FC">
              <w:rPr>
                <w:noProof/>
                <w:webHidden/>
              </w:rPr>
              <w:tab/>
            </w:r>
            <w:r>
              <w:rPr>
                <w:noProof/>
                <w:webHidden/>
              </w:rPr>
              <w:fldChar w:fldCharType="begin"/>
            </w:r>
            <w:r w:rsidR="004A68FC">
              <w:rPr>
                <w:noProof/>
                <w:webHidden/>
              </w:rPr>
              <w:instrText xml:space="preserve"> PAGEREF _Toc227762137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8" w:history="1">
            <w:r w:rsidR="004A68FC" w:rsidRPr="00204E2F">
              <w:rPr>
                <w:rStyle w:val="Hyperlink"/>
                <w:rFonts w:ascii="Times New Roman" w:hAnsi="Times New Roman" w:cs="Times New Roman"/>
                <w:bCs/>
                <w:noProof/>
              </w:rPr>
              <w:t>Computer Science Engineering (C.S.E.)</w:t>
            </w:r>
            <w:r w:rsidR="004A68FC">
              <w:rPr>
                <w:noProof/>
                <w:webHidden/>
              </w:rPr>
              <w:tab/>
            </w:r>
            <w:r>
              <w:rPr>
                <w:noProof/>
                <w:webHidden/>
              </w:rPr>
              <w:fldChar w:fldCharType="begin"/>
            </w:r>
            <w:r w:rsidR="004A68FC">
              <w:rPr>
                <w:noProof/>
                <w:webHidden/>
              </w:rPr>
              <w:instrText xml:space="preserve"> PAGEREF _Toc227762138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39" w:history="1">
            <w:r w:rsidR="004A68FC" w:rsidRPr="00204E2F">
              <w:rPr>
                <w:rStyle w:val="Hyperlink"/>
                <w:rFonts w:ascii="Times New Roman" w:hAnsi="Times New Roman" w:cs="Times New Roman"/>
                <w:bCs/>
                <w:noProof/>
              </w:rPr>
              <w:t>Chandigarh University</w:t>
            </w:r>
            <w:r w:rsidR="004A68FC">
              <w:rPr>
                <w:noProof/>
                <w:webHidden/>
              </w:rPr>
              <w:tab/>
            </w:r>
            <w:r>
              <w:rPr>
                <w:noProof/>
                <w:webHidden/>
              </w:rPr>
              <w:fldChar w:fldCharType="begin"/>
            </w:r>
            <w:r w:rsidR="004A68FC">
              <w:rPr>
                <w:noProof/>
                <w:webHidden/>
              </w:rPr>
              <w:instrText xml:space="preserve"> PAGEREF _Toc227762139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0" w:history="1">
            <w:r w:rsidR="004A68FC" w:rsidRPr="00204E2F">
              <w:rPr>
                <w:rStyle w:val="Hyperlink"/>
                <w:rFonts w:ascii="Times New Roman" w:hAnsi="Times New Roman" w:cs="Times New Roman"/>
                <w:bCs/>
                <w:noProof/>
              </w:rPr>
              <w:t>BONAFIDE CERTIFICATE</w:t>
            </w:r>
            <w:r w:rsidR="004A68FC">
              <w:rPr>
                <w:noProof/>
                <w:webHidden/>
              </w:rPr>
              <w:tab/>
            </w:r>
            <w:r>
              <w:rPr>
                <w:noProof/>
                <w:webHidden/>
              </w:rPr>
              <w:fldChar w:fldCharType="begin"/>
            </w:r>
            <w:r w:rsidR="004A68FC">
              <w:rPr>
                <w:noProof/>
                <w:webHidden/>
              </w:rPr>
              <w:instrText xml:space="preserve"> PAGEREF _Toc227762140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1" w:history="1">
            <w:r w:rsidR="004A68FC" w:rsidRPr="00204E2F">
              <w:rPr>
                <w:rStyle w:val="Hyperlink"/>
                <w:rFonts w:ascii="Times New Roman" w:hAnsi="Times New Roman" w:cs="Times New Roman"/>
                <w:noProof/>
              </w:rPr>
              <w:t xml:space="preserve">Certified that this project report </w:t>
            </w:r>
            <w:r w:rsidR="004A68FC" w:rsidRPr="00204E2F">
              <w:rPr>
                <w:rStyle w:val="Hyperlink"/>
                <w:rFonts w:ascii="Times New Roman" w:hAnsi="Times New Roman" w:cs="Times New Roman"/>
                <w:bCs/>
                <w:noProof/>
              </w:rPr>
              <w:t>"Data Visualization Storyline"</w:t>
            </w:r>
            <w:r w:rsidR="004A68FC" w:rsidRPr="00204E2F">
              <w:rPr>
                <w:rStyle w:val="Hyperlink"/>
                <w:rFonts w:ascii="Times New Roman" w:hAnsi="Times New Roman" w:cs="Times New Roman"/>
                <w:noProof/>
              </w:rPr>
              <w:t xml:space="preserve"> is the bonafide work of </w:t>
            </w:r>
            <w:r w:rsidR="004A68FC" w:rsidRPr="00204E2F">
              <w:rPr>
                <w:rStyle w:val="Hyperlink"/>
                <w:rFonts w:ascii="Times New Roman" w:hAnsi="Times New Roman" w:cs="Times New Roman"/>
                <w:bCs/>
                <w:noProof/>
              </w:rPr>
              <w:t>"Ronak Lodhi (24BCS10431), Archit Sharma (24BCS12916), Jatin Kumar (24BCS10850)"</w:t>
            </w:r>
            <w:r w:rsidR="004A68FC" w:rsidRPr="00204E2F">
              <w:rPr>
                <w:rStyle w:val="Hyperlink"/>
                <w:rFonts w:ascii="Times New Roman" w:hAnsi="Times New Roman" w:cs="Times New Roman"/>
                <w:noProof/>
              </w:rPr>
              <w:t xml:space="preserve"> who carried out the project work under my/our supervision.</w:t>
            </w:r>
            <w:r w:rsidR="004A68FC">
              <w:rPr>
                <w:noProof/>
                <w:webHidden/>
              </w:rPr>
              <w:tab/>
            </w:r>
            <w:r>
              <w:rPr>
                <w:noProof/>
                <w:webHidden/>
              </w:rPr>
              <w:fldChar w:fldCharType="begin"/>
            </w:r>
            <w:r w:rsidR="004A68FC">
              <w:rPr>
                <w:noProof/>
                <w:webHidden/>
              </w:rPr>
              <w:instrText xml:space="preserve"> PAGEREF _Toc227762141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2" w:history="1">
            <w:r w:rsidR="004A68FC" w:rsidRPr="00204E2F">
              <w:rPr>
                <w:rStyle w:val="Hyperlink"/>
                <w:rFonts w:ascii="Times New Roman" w:hAnsi="Times New Roman" w:cs="Times New Roman"/>
                <w:bCs/>
                <w:noProof/>
              </w:rPr>
              <w:t>Signature of the HoD</w:t>
            </w:r>
            <w:r w:rsidR="004A68FC">
              <w:rPr>
                <w:noProof/>
                <w:webHidden/>
              </w:rPr>
              <w:tab/>
            </w:r>
            <w:r>
              <w:rPr>
                <w:noProof/>
                <w:webHidden/>
              </w:rPr>
              <w:fldChar w:fldCharType="begin"/>
            </w:r>
            <w:r w:rsidR="004A68FC">
              <w:rPr>
                <w:noProof/>
                <w:webHidden/>
              </w:rPr>
              <w:instrText xml:space="preserve"> PAGEREF _Toc227762142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3" w:history="1">
            <w:r w:rsidR="004A68FC" w:rsidRPr="00204E2F">
              <w:rPr>
                <w:rStyle w:val="Hyperlink"/>
                <w:rFonts w:ascii="Times New Roman" w:hAnsi="Times New Roman" w:cs="Times New Roman"/>
                <w:bCs/>
                <w:noProof/>
              </w:rPr>
              <w:t>SIGNATURE</w:t>
            </w:r>
            <w:r w:rsidR="004A68FC">
              <w:rPr>
                <w:noProof/>
                <w:webHidden/>
              </w:rPr>
              <w:tab/>
            </w:r>
            <w:r>
              <w:rPr>
                <w:noProof/>
                <w:webHidden/>
              </w:rPr>
              <w:fldChar w:fldCharType="begin"/>
            </w:r>
            <w:r w:rsidR="004A68FC">
              <w:rPr>
                <w:noProof/>
                <w:webHidden/>
              </w:rPr>
              <w:instrText xml:space="preserve"> PAGEREF _Toc227762143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4" w:history="1">
            <w:r w:rsidR="004A68FC" w:rsidRPr="00204E2F">
              <w:rPr>
                <w:rStyle w:val="Hyperlink"/>
                <w:rFonts w:ascii="Times New Roman" w:hAnsi="Times New Roman" w:cs="Times New Roman"/>
                <w:bCs/>
                <w:noProof/>
              </w:rPr>
              <w:t>Name of the Head of the Department</w:t>
            </w:r>
            <w:r w:rsidR="004A68FC">
              <w:rPr>
                <w:noProof/>
                <w:webHidden/>
              </w:rPr>
              <w:tab/>
            </w:r>
            <w:r>
              <w:rPr>
                <w:noProof/>
                <w:webHidden/>
              </w:rPr>
              <w:fldChar w:fldCharType="begin"/>
            </w:r>
            <w:r w:rsidR="004A68FC">
              <w:rPr>
                <w:noProof/>
                <w:webHidden/>
              </w:rPr>
              <w:instrText xml:space="preserve"> PAGEREF _Toc227762144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5" w:history="1">
            <w:r w:rsidR="004A68FC" w:rsidRPr="00204E2F">
              <w:rPr>
                <w:rStyle w:val="Hyperlink"/>
                <w:rFonts w:ascii="Times New Roman" w:hAnsi="Times New Roman" w:cs="Times New Roman"/>
                <w:bCs/>
                <w:noProof/>
              </w:rPr>
              <w:t>HEAD OF THE DEPARTMENT</w:t>
            </w:r>
            <w:r w:rsidR="004A68FC">
              <w:rPr>
                <w:noProof/>
                <w:webHidden/>
              </w:rPr>
              <w:tab/>
            </w:r>
            <w:r>
              <w:rPr>
                <w:noProof/>
                <w:webHidden/>
              </w:rPr>
              <w:fldChar w:fldCharType="begin"/>
            </w:r>
            <w:r w:rsidR="004A68FC">
              <w:rPr>
                <w:noProof/>
                <w:webHidden/>
              </w:rPr>
              <w:instrText xml:space="preserve"> PAGEREF _Toc227762145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6" w:history="1">
            <w:r w:rsidR="004A68FC" w:rsidRPr="00204E2F">
              <w:rPr>
                <w:rStyle w:val="Hyperlink"/>
                <w:rFonts w:ascii="Times New Roman" w:hAnsi="Times New Roman" w:cs="Times New Roman"/>
                <w:bCs/>
                <w:noProof/>
              </w:rPr>
              <w:t>Department</w:t>
            </w:r>
            <w:r w:rsidR="004A68FC">
              <w:rPr>
                <w:noProof/>
                <w:webHidden/>
              </w:rPr>
              <w:tab/>
            </w:r>
            <w:r>
              <w:rPr>
                <w:noProof/>
                <w:webHidden/>
              </w:rPr>
              <w:fldChar w:fldCharType="begin"/>
            </w:r>
            <w:r w:rsidR="004A68FC">
              <w:rPr>
                <w:noProof/>
                <w:webHidden/>
              </w:rPr>
              <w:instrText xml:space="preserve"> PAGEREF _Toc227762146 \h </w:instrText>
            </w:r>
            <w:r>
              <w:rPr>
                <w:noProof/>
                <w:webHidden/>
              </w:rPr>
            </w:r>
            <w:r>
              <w:rPr>
                <w:noProof/>
                <w:webHidden/>
              </w:rPr>
              <w:fldChar w:fldCharType="separate"/>
            </w:r>
            <w:r w:rsidR="004A68FC">
              <w:rPr>
                <w:noProof/>
                <w:webHidden/>
              </w:rPr>
              <w:t>1</w:t>
            </w:r>
            <w:r>
              <w:rPr>
                <w:noProof/>
                <w:webHidden/>
              </w:rPr>
              <w:fldChar w:fldCharType="end"/>
            </w:r>
          </w:hyperlink>
        </w:p>
        <w:p w:rsidR="004A68FC" w:rsidRDefault="008A147A">
          <w:pPr>
            <w:pStyle w:val="TOC2"/>
            <w:tabs>
              <w:tab w:val="right" w:leader="dot" w:pos="9016"/>
            </w:tabs>
            <w:rPr>
              <w:noProof/>
            </w:rPr>
          </w:pPr>
          <w:hyperlink w:anchor="_Toc227762147" w:history="1">
            <w:r w:rsidR="004A68FC" w:rsidRPr="00204E2F">
              <w:rPr>
                <w:rStyle w:val="Hyperlink"/>
                <w:rFonts w:ascii="Times New Roman" w:hAnsi="Times New Roman" w:cs="Times New Roman"/>
                <w:bCs/>
                <w:noProof/>
              </w:rPr>
              <w:t>INTERNAL EXAMINER</w:t>
            </w:r>
            <w:r w:rsidR="004A68FC">
              <w:rPr>
                <w:noProof/>
                <w:webHidden/>
              </w:rPr>
              <w:tab/>
            </w:r>
            <w:r>
              <w:rPr>
                <w:noProof/>
                <w:webHidden/>
              </w:rPr>
              <w:fldChar w:fldCharType="begin"/>
            </w:r>
            <w:r w:rsidR="004A68FC">
              <w:rPr>
                <w:noProof/>
                <w:webHidden/>
              </w:rPr>
              <w:instrText xml:space="preserve"> PAGEREF _Toc227762147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48" w:history="1">
            <w:r w:rsidR="004A68FC" w:rsidRPr="00204E2F">
              <w:rPr>
                <w:rStyle w:val="Hyperlink"/>
                <w:rFonts w:ascii="Times New Roman" w:hAnsi="Times New Roman" w:cs="Times New Roman"/>
                <w:bCs/>
                <w:noProof/>
              </w:rPr>
              <w:t>Signature of the Supervisor</w:t>
            </w:r>
            <w:r w:rsidR="004A68FC">
              <w:rPr>
                <w:noProof/>
                <w:webHidden/>
              </w:rPr>
              <w:tab/>
            </w:r>
            <w:r>
              <w:rPr>
                <w:noProof/>
                <w:webHidden/>
              </w:rPr>
              <w:fldChar w:fldCharType="begin"/>
            </w:r>
            <w:r w:rsidR="004A68FC">
              <w:rPr>
                <w:noProof/>
                <w:webHidden/>
              </w:rPr>
              <w:instrText xml:space="preserve"> PAGEREF _Toc227762148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49" w:history="1">
            <w:r w:rsidR="004A68FC" w:rsidRPr="00204E2F">
              <w:rPr>
                <w:rStyle w:val="Hyperlink"/>
                <w:rFonts w:ascii="Times New Roman" w:hAnsi="Times New Roman" w:cs="Times New Roman"/>
                <w:bCs/>
                <w:noProof/>
              </w:rPr>
              <w:t>SIGNATURE</w:t>
            </w:r>
            <w:r w:rsidR="004A68FC">
              <w:rPr>
                <w:noProof/>
                <w:webHidden/>
              </w:rPr>
              <w:tab/>
            </w:r>
            <w:r>
              <w:rPr>
                <w:noProof/>
                <w:webHidden/>
              </w:rPr>
              <w:fldChar w:fldCharType="begin"/>
            </w:r>
            <w:r w:rsidR="004A68FC">
              <w:rPr>
                <w:noProof/>
                <w:webHidden/>
              </w:rPr>
              <w:instrText xml:space="preserve"> PAGEREF _Toc227762149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50" w:history="1">
            <w:r w:rsidR="004A68FC" w:rsidRPr="00204E2F">
              <w:rPr>
                <w:rStyle w:val="Hyperlink"/>
                <w:rFonts w:ascii="Times New Roman" w:hAnsi="Times New Roman" w:cs="Times New Roman"/>
                <w:bCs/>
                <w:noProof/>
              </w:rPr>
              <w:t>Name</w:t>
            </w:r>
            <w:r w:rsidR="004A68FC">
              <w:rPr>
                <w:noProof/>
                <w:webHidden/>
              </w:rPr>
              <w:tab/>
            </w:r>
            <w:r>
              <w:rPr>
                <w:noProof/>
                <w:webHidden/>
              </w:rPr>
              <w:fldChar w:fldCharType="begin"/>
            </w:r>
            <w:r w:rsidR="004A68FC">
              <w:rPr>
                <w:noProof/>
                <w:webHidden/>
              </w:rPr>
              <w:instrText xml:space="preserve"> PAGEREF _Toc227762150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51" w:history="1">
            <w:r w:rsidR="004A68FC" w:rsidRPr="00204E2F">
              <w:rPr>
                <w:rStyle w:val="Hyperlink"/>
                <w:rFonts w:ascii="Times New Roman" w:hAnsi="Times New Roman" w:cs="Times New Roman"/>
                <w:bCs/>
                <w:noProof/>
              </w:rPr>
              <w:t>SUPERVISOR</w:t>
            </w:r>
            <w:r w:rsidR="004A68FC">
              <w:rPr>
                <w:noProof/>
                <w:webHidden/>
              </w:rPr>
              <w:tab/>
            </w:r>
            <w:r>
              <w:rPr>
                <w:noProof/>
                <w:webHidden/>
              </w:rPr>
              <w:fldChar w:fldCharType="begin"/>
            </w:r>
            <w:r w:rsidR="004A68FC">
              <w:rPr>
                <w:noProof/>
                <w:webHidden/>
              </w:rPr>
              <w:instrText xml:space="preserve"> PAGEREF _Toc227762151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52" w:history="1">
            <w:r w:rsidR="004A68FC" w:rsidRPr="00204E2F">
              <w:rPr>
                <w:rStyle w:val="Hyperlink"/>
                <w:rFonts w:ascii="Times New Roman" w:hAnsi="Times New Roman" w:cs="Times New Roman"/>
                <w:bCs/>
                <w:noProof/>
              </w:rPr>
              <w:t>Academic Designation</w:t>
            </w:r>
            <w:r w:rsidR="004A68FC">
              <w:rPr>
                <w:noProof/>
                <w:webHidden/>
              </w:rPr>
              <w:tab/>
            </w:r>
            <w:r>
              <w:rPr>
                <w:noProof/>
                <w:webHidden/>
              </w:rPr>
              <w:fldChar w:fldCharType="begin"/>
            </w:r>
            <w:r w:rsidR="004A68FC">
              <w:rPr>
                <w:noProof/>
                <w:webHidden/>
              </w:rPr>
              <w:instrText xml:space="preserve"> PAGEREF _Toc227762152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53" w:history="1">
            <w:r w:rsidR="004A68FC" w:rsidRPr="00204E2F">
              <w:rPr>
                <w:rStyle w:val="Hyperlink"/>
                <w:rFonts w:ascii="Times New Roman" w:hAnsi="Times New Roman" w:cs="Times New Roman"/>
                <w:bCs/>
                <w:noProof/>
              </w:rPr>
              <w:t>Department</w:t>
            </w:r>
            <w:r w:rsidR="004A68FC">
              <w:rPr>
                <w:noProof/>
                <w:webHidden/>
              </w:rPr>
              <w:tab/>
            </w:r>
            <w:r>
              <w:rPr>
                <w:noProof/>
                <w:webHidden/>
              </w:rPr>
              <w:fldChar w:fldCharType="begin"/>
            </w:r>
            <w:r w:rsidR="004A68FC">
              <w:rPr>
                <w:noProof/>
                <w:webHidden/>
              </w:rPr>
              <w:instrText xml:space="preserve"> PAGEREF _Toc227762153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2"/>
            <w:tabs>
              <w:tab w:val="right" w:leader="dot" w:pos="9016"/>
            </w:tabs>
            <w:rPr>
              <w:noProof/>
            </w:rPr>
          </w:pPr>
          <w:hyperlink w:anchor="_Toc227762154" w:history="1">
            <w:r w:rsidR="004A68FC" w:rsidRPr="00204E2F">
              <w:rPr>
                <w:rStyle w:val="Hyperlink"/>
                <w:rFonts w:ascii="Times New Roman" w:hAnsi="Times New Roman" w:cs="Times New Roman"/>
                <w:bCs/>
                <w:noProof/>
              </w:rPr>
              <w:t>EXTERNAL EXAMINER</w:t>
            </w:r>
            <w:r w:rsidR="004A68FC">
              <w:rPr>
                <w:noProof/>
                <w:webHidden/>
              </w:rPr>
              <w:tab/>
            </w:r>
            <w:r>
              <w:rPr>
                <w:noProof/>
                <w:webHidden/>
              </w:rPr>
              <w:fldChar w:fldCharType="begin"/>
            </w:r>
            <w:r w:rsidR="004A68FC">
              <w:rPr>
                <w:noProof/>
                <w:webHidden/>
              </w:rPr>
              <w:instrText xml:space="preserve"> PAGEREF _Toc227762154 \h </w:instrText>
            </w:r>
            <w:r>
              <w:rPr>
                <w:noProof/>
                <w:webHidden/>
              </w:rPr>
            </w:r>
            <w:r>
              <w:rPr>
                <w:noProof/>
                <w:webHidden/>
              </w:rPr>
              <w:fldChar w:fldCharType="separate"/>
            </w:r>
            <w:r w:rsidR="004A68FC">
              <w:rPr>
                <w:noProof/>
                <w:webHidden/>
              </w:rPr>
              <w:t>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55" w:history="1">
            <w:r w:rsidR="004A68FC" w:rsidRPr="00204E2F">
              <w:rPr>
                <w:rStyle w:val="Hyperlink"/>
                <w:rFonts w:ascii="Times New Roman" w:hAnsi="Times New Roman" w:cs="Times New Roman"/>
                <w:b/>
                <w:bCs/>
                <w:noProof/>
              </w:rPr>
              <w:t>ACKNOWLEDGEMENT:</w:t>
            </w:r>
            <w:r w:rsidR="004A68FC">
              <w:rPr>
                <w:noProof/>
                <w:webHidden/>
              </w:rPr>
              <w:tab/>
            </w:r>
            <w:r>
              <w:rPr>
                <w:noProof/>
                <w:webHidden/>
              </w:rPr>
              <w:fldChar w:fldCharType="begin"/>
            </w:r>
            <w:r w:rsidR="004A68FC">
              <w:rPr>
                <w:noProof/>
                <w:webHidden/>
              </w:rPr>
              <w:instrText xml:space="preserve"> PAGEREF _Toc227762155 \h </w:instrText>
            </w:r>
            <w:r>
              <w:rPr>
                <w:noProof/>
                <w:webHidden/>
              </w:rPr>
            </w:r>
            <w:r>
              <w:rPr>
                <w:noProof/>
                <w:webHidden/>
              </w:rPr>
              <w:fldChar w:fldCharType="separate"/>
            </w:r>
            <w:r w:rsidR="004A68FC">
              <w:rPr>
                <w:noProof/>
                <w:webHidden/>
              </w:rPr>
              <w:t>12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56" w:history="1">
            <w:r w:rsidR="004A68FC" w:rsidRPr="00204E2F">
              <w:rPr>
                <w:rStyle w:val="Hyperlink"/>
                <w:rFonts w:ascii="Times New Roman" w:hAnsi="Times New Roman" w:cs="Times New Roman"/>
                <w:b/>
                <w:bCs/>
                <w:noProof/>
              </w:rPr>
              <w:t>ABSTRACT:</w:t>
            </w:r>
            <w:r w:rsidR="004A68FC">
              <w:rPr>
                <w:noProof/>
                <w:webHidden/>
              </w:rPr>
              <w:tab/>
            </w:r>
            <w:r>
              <w:rPr>
                <w:noProof/>
                <w:webHidden/>
              </w:rPr>
              <w:fldChar w:fldCharType="begin"/>
            </w:r>
            <w:r w:rsidR="004A68FC">
              <w:rPr>
                <w:noProof/>
                <w:webHidden/>
              </w:rPr>
              <w:instrText xml:space="preserve"> PAGEREF _Toc227762156 \h </w:instrText>
            </w:r>
            <w:r>
              <w:rPr>
                <w:noProof/>
                <w:webHidden/>
              </w:rPr>
            </w:r>
            <w:r>
              <w:rPr>
                <w:noProof/>
                <w:webHidden/>
              </w:rPr>
              <w:fldChar w:fldCharType="separate"/>
            </w:r>
            <w:r w:rsidR="004A68FC">
              <w:rPr>
                <w:noProof/>
                <w:webHidden/>
              </w:rPr>
              <w:t>13</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57" w:history="1">
            <w:r w:rsidR="004A68FC" w:rsidRPr="00204E2F">
              <w:rPr>
                <w:rStyle w:val="Hyperlink"/>
                <w:rFonts w:ascii="Times New Roman" w:eastAsia="Times New Roman" w:hAnsi="Times New Roman" w:cs="Times New Roman"/>
                <w:noProof/>
                <w:lang w:eastAsia="en-IN"/>
              </w:rPr>
              <w:t>Chapter 1:</w:t>
            </w:r>
            <w:r w:rsidR="004A68FC">
              <w:rPr>
                <w:noProof/>
                <w:webHidden/>
              </w:rPr>
              <w:tab/>
            </w:r>
            <w:r>
              <w:rPr>
                <w:noProof/>
                <w:webHidden/>
              </w:rPr>
              <w:fldChar w:fldCharType="begin"/>
            </w:r>
            <w:r w:rsidR="004A68FC">
              <w:rPr>
                <w:noProof/>
                <w:webHidden/>
              </w:rPr>
              <w:instrText xml:space="preserve"> PAGEREF _Toc227762157 \h </w:instrText>
            </w:r>
            <w:r>
              <w:rPr>
                <w:noProof/>
                <w:webHidden/>
              </w:rPr>
            </w:r>
            <w:r>
              <w:rPr>
                <w:noProof/>
                <w:webHidden/>
              </w:rPr>
              <w:fldChar w:fldCharType="separate"/>
            </w:r>
            <w:r w:rsidR="004A68FC">
              <w:rPr>
                <w:noProof/>
                <w:webHidden/>
              </w:rPr>
              <w:t>14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58" w:history="1">
            <w:r w:rsidR="004A68FC" w:rsidRPr="00204E2F">
              <w:rPr>
                <w:rStyle w:val="Hyperlink"/>
                <w:rFonts w:ascii="Times New Roman" w:hAnsi="Times New Roman" w:cs="Times New Roman"/>
                <w:b/>
                <w:bCs/>
                <w:noProof/>
              </w:rPr>
              <w:t>INTRODUCTION:</w:t>
            </w:r>
            <w:r w:rsidR="004A68FC">
              <w:rPr>
                <w:noProof/>
                <w:webHidden/>
              </w:rPr>
              <w:tab/>
            </w:r>
            <w:r>
              <w:rPr>
                <w:noProof/>
                <w:webHidden/>
              </w:rPr>
              <w:fldChar w:fldCharType="begin"/>
            </w:r>
            <w:r w:rsidR="004A68FC">
              <w:rPr>
                <w:noProof/>
                <w:webHidden/>
              </w:rPr>
              <w:instrText xml:space="preserve"> PAGEREF _Toc227762158 \h </w:instrText>
            </w:r>
            <w:r>
              <w:rPr>
                <w:noProof/>
                <w:webHidden/>
              </w:rPr>
            </w:r>
            <w:r>
              <w:rPr>
                <w:noProof/>
                <w:webHidden/>
              </w:rPr>
              <w:fldChar w:fldCharType="separate"/>
            </w:r>
            <w:r w:rsidR="004A68FC">
              <w:rPr>
                <w:noProof/>
                <w:webHidden/>
              </w:rPr>
              <w:t>14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59" w:history="1">
            <w:r w:rsidR="004A68FC" w:rsidRPr="00204E2F">
              <w:rPr>
                <w:rStyle w:val="Hyperlink"/>
                <w:rFonts w:ascii="Times New Roman" w:eastAsia="Times New Roman" w:hAnsi="Times New Roman" w:cs="Times New Roman"/>
                <w:noProof/>
                <w:lang w:eastAsia="en-IN"/>
              </w:rPr>
              <w:t>Chapter 2:</w:t>
            </w:r>
            <w:r w:rsidR="004A68FC">
              <w:rPr>
                <w:noProof/>
                <w:webHidden/>
              </w:rPr>
              <w:tab/>
            </w:r>
            <w:r>
              <w:rPr>
                <w:noProof/>
                <w:webHidden/>
              </w:rPr>
              <w:fldChar w:fldCharType="begin"/>
            </w:r>
            <w:r w:rsidR="004A68FC">
              <w:rPr>
                <w:noProof/>
                <w:webHidden/>
              </w:rPr>
              <w:instrText xml:space="preserve"> PAGEREF _Toc227762159 \h </w:instrText>
            </w:r>
            <w:r>
              <w:rPr>
                <w:noProof/>
                <w:webHidden/>
              </w:rPr>
            </w:r>
            <w:r>
              <w:rPr>
                <w:noProof/>
                <w:webHidden/>
              </w:rPr>
              <w:fldChar w:fldCharType="separate"/>
            </w:r>
            <w:r w:rsidR="004A68FC">
              <w:rPr>
                <w:noProof/>
                <w:webHidden/>
              </w:rPr>
              <w:t>15</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60" w:history="1">
            <w:r w:rsidR="004A68FC" w:rsidRPr="00204E2F">
              <w:rPr>
                <w:rStyle w:val="Hyperlink"/>
                <w:noProof/>
              </w:rPr>
              <w:t>DATA ORIGIN - KAGGLE SUPERMARKET SALES DATASET:</w:t>
            </w:r>
            <w:r w:rsidR="004A68FC">
              <w:rPr>
                <w:noProof/>
                <w:webHidden/>
              </w:rPr>
              <w:tab/>
            </w:r>
            <w:r>
              <w:rPr>
                <w:noProof/>
                <w:webHidden/>
              </w:rPr>
              <w:fldChar w:fldCharType="begin"/>
            </w:r>
            <w:r w:rsidR="004A68FC">
              <w:rPr>
                <w:noProof/>
                <w:webHidden/>
              </w:rPr>
              <w:instrText xml:space="preserve"> PAGEREF _Toc227762160 \h </w:instrText>
            </w:r>
            <w:r>
              <w:rPr>
                <w:noProof/>
                <w:webHidden/>
              </w:rPr>
            </w:r>
            <w:r>
              <w:rPr>
                <w:noProof/>
                <w:webHidden/>
              </w:rPr>
              <w:fldChar w:fldCharType="separate"/>
            </w:r>
            <w:r w:rsidR="004A68FC">
              <w:rPr>
                <w:noProof/>
                <w:webHidden/>
              </w:rPr>
              <w:t>15</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61" w:history="1">
            <w:r w:rsidR="004A68FC" w:rsidRPr="00204E2F">
              <w:rPr>
                <w:rStyle w:val="Hyperlink"/>
                <w:noProof/>
              </w:rPr>
              <w:t>Source Platform: Kaggle:</w:t>
            </w:r>
            <w:r w:rsidR="004A68FC">
              <w:rPr>
                <w:noProof/>
                <w:webHidden/>
              </w:rPr>
              <w:tab/>
            </w:r>
            <w:r>
              <w:rPr>
                <w:noProof/>
                <w:webHidden/>
              </w:rPr>
              <w:fldChar w:fldCharType="begin"/>
            </w:r>
            <w:r w:rsidR="004A68FC">
              <w:rPr>
                <w:noProof/>
                <w:webHidden/>
              </w:rPr>
              <w:instrText xml:space="preserve"> PAGEREF _Toc227762161 \h </w:instrText>
            </w:r>
            <w:r>
              <w:rPr>
                <w:noProof/>
                <w:webHidden/>
              </w:rPr>
            </w:r>
            <w:r>
              <w:rPr>
                <w:noProof/>
                <w:webHidden/>
              </w:rPr>
              <w:fldChar w:fldCharType="separate"/>
            </w:r>
            <w:r w:rsidR="004A68FC">
              <w:rPr>
                <w:noProof/>
                <w:webHidden/>
              </w:rPr>
              <w:t>15</w:t>
            </w:r>
            <w:r>
              <w:rPr>
                <w:noProof/>
                <w:webHidden/>
              </w:rPr>
              <w:fldChar w:fldCharType="end"/>
            </w:r>
          </w:hyperlink>
        </w:p>
        <w:p w:rsidR="004A68FC" w:rsidRDefault="008A147A">
          <w:pPr>
            <w:pStyle w:val="TOC2"/>
            <w:tabs>
              <w:tab w:val="right" w:leader="dot" w:pos="9016"/>
            </w:tabs>
            <w:rPr>
              <w:noProof/>
            </w:rPr>
          </w:pPr>
          <w:hyperlink w:anchor="_Toc227762162" w:history="1">
            <w:r w:rsidR="004A68FC" w:rsidRPr="00204E2F">
              <w:rPr>
                <w:rStyle w:val="Hyperlink"/>
                <w:rFonts w:ascii="Times New Roman" w:hAnsi="Times New Roman" w:cs="Times New Roman"/>
                <w:bCs/>
                <w:noProof/>
              </w:rPr>
              <w:t>Dataset Description and Schema:</w:t>
            </w:r>
            <w:r w:rsidR="004A68FC">
              <w:rPr>
                <w:noProof/>
                <w:webHidden/>
              </w:rPr>
              <w:tab/>
            </w:r>
            <w:r>
              <w:rPr>
                <w:noProof/>
                <w:webHidden/>
              </w:rPr>
              <w:fldChar w:fldCharType="begin"/>
            </w:r>
            <w:r w:rsidR="004A68FC">
              <w:rPr>
                <w:noProof/>
                <w:webHidden/>
              </w:rPr>
              <w:instrText xml:space="preserve"> PAGEREF _Toc227762162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63" w:history="1">
            <w:r w:rsidR="004A68FC" w:rsidRPr="00204E2F">
              <w:rPr>
                <w:rStyle w:val="Hyperlink"/>
                <w:rFonts w:ascii="Times New Roman" w:hAnsi="Times New Roman" w:cs="Times New Roman"/>
                <w:bCs/>
                <w:noProof/>
              </w:rPr>
              <w:t>Column</w:t>
            </w:r>
            <w:r w:rsidR="004A68FC">
              <w:rPr>
                <w:noProof/>
                <w:webHidden/>
              </w:rPr>
              <w:tab/>
            </w:r>
            <w:r>
              <w:rPr>
                <w:noProof/>
                <w:webHidden/>
              </w:rPr>
              <w:fldChar w:fldCharType="begin"/>
            </w:r>
            <w:r w:rsidR="004A68FC">
              <w:rPr>
                <w:noProof/>
                <w:webHidden/>
              </w:rPr>
              <w:instrText xml:space="preserve"> PAGEREF _Toc227762163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64"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_Toc227762164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65" w:history="1">
            <w:r w:rsidR="004A68FC" w:rsidRPr="00204E2F">
              <w:rPr>
                <w:rStyle w:val="Hyperlink"/>
                <w:rFonts w:ascii="Times New Roman" w:hAnsi="Times New Roman" w:cs="Times New Roman"/>
                <w:bCs/>
                <w:noProof/>
              </w:rPr>
              <w:t>Dataset Characteristics and Suitability:</w:t>
            </w:r>
            <w:r w:rsidR="004A68FC">
              <w:rPr>
                <w:noProof/>
                <w:webHidden/>
              </w:rPr>
              <w:tab/>
            </w:r>
            <w:r>
              <w:rPr>
                <w:noProof/>
                <w:webHidden/>
              </w:rPr>
              <w:fldChar w:fldCharType="begin"/>
            </w:r>
            <w:r w:rsidR="004A68FC">
              <w:rPr>
                <w:noProof/>
                <w:webHidden/>
              </w:rPr>
              <w:instrText xml:space="preserve"> PAGEREF _Toc227762165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66" w:history="1">
            <w:r w:rsidR="004A68FC" w:rsidRPr="00204E2F">
              <w:rPr>
                <w:rStyle w:val="Hyperlink"/>
                <w:rFonts w:ascii="Times New Roman" w:hAnsi="Times New Roman" w:cs="Times New Roman"/>
                <w:bCs/>
                <w:noProof/>
              </w:rPr>
              <w:t>Link:</w:t>
            </w:r>
            <w:r w:rsidR="004A68FC" w:rsidRPr="00204E2F">
              <w:rPr>
                <w:rStyle w:val="Hyperlink"/>
                <w:rFonts w:ascii="Times New Roman" w:hAnsi="Times New Roman" w:cs="Times New Roman"/>
                <w:noProof/>
              </w:rPr>
              <w:t xml:space="preserve"> https://www.kaggle.com/code/chrisstodd/supermarket-sales-analysis</w:t>
            </w:r>
            <w:r w:rsidR="004A68FC">
              <w:rPr>
                <w:noProof/>
                <w:webHidden/>
              </w:rPr>
              <w:tab/>
            </w:r>
            <w:r>
              <w:rPr>
                <w:noProof/>
                <w:webHidden/>
              </w:rPr>
              <w:fldChar w:fldCharType="begin"/>
            </w:r>
            <w:r w:rsidR="004A68FC">
              <w:rPr>
                <w:noProof/>
                <w:webHidden/>
              </w:rPr>
              <w:instrText xml:space="preserve"> PAGEREF _Toc227762166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67" w:history="1">
            <w:r w:rsidR="004A68FC" w:rsidRPr="00204E2F">
              <w:rPr>
                <w:rStyle w:val="Hyperlink"/>
                <w:rFonts w:ascii="Times New Roman" w:eastAsia="Times New Roman" w:hAnsi="Times New Roman" w:cs="Times New Roman"/>
                <w:noProof/>
                <w:lang w:eastAsia="en-IN"/>
              </w:rPr>
              <w:t>Chapter 3:</w:t>
            </w:r>
            <w:r w:rsidR="004A68FC">
              <w:rPr>
                <w:noProof/>
                <w:webHidden/>
              </w:rPr>
              <w:tab/>
            </w:r>
            <w:r>
              <w:rPr>
                <w:noProof/>
                <w:webHidden/>
              </w:rPr>
              <w:fldChar w:fldCharType="begin"/>
            </w:r>
            <w:r w:rsidR="004A68FC">
              <w:rPr>
                <w:noProof/>
                <w:webHidden/>
              </w:rPr>
              <w:instrText xml:space="preserve"> PAGEREF _Toc227762167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68" w:history="1">
            <w:r w:rsidR="004A68FC" w:rsidRPr="00204E2F">
              <w:rPr>
                <w:rStyle w:val="Hyperlink"/>
                <w:noProof/>
              </w:rPr>
              <w:t>LITERATURE REVIEW:</w:t>
            </w:r>
            <w:r w:rsidR="004A68FC">
              <w:rPr>
                <w:noProof/>
                <w:webHidden/>
              </w:rPr>
              <w:tab/>
            </w:r>
            <w:r>
              <w:rPr>
                <w:noProof/>
                <w:webHidden/>
              </w:rPr>
              <w:fldChar w:fldCharType="begin"/>
            </w:r>
            <w:r w:rsidR="004A68FC">
              <w:rPr>
                <w:noProof/>
                <w:webHidden/>
              </w:rPr>
              <w:instrText xml:space="preserve"> PAGEREF _Toc227762168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69" w:history="1">
            <w:r w:rsidR="004A68FC" w:rsidRPr="00204E2F">
              <w:rPr>
                <w:rStyle w:val="Hyperlink"/>
                <w:noProof/>
              </w:rPr>
              <w:t>Tufte's Data-Ink Ratio (1983)</w:t>
            </w:r>
            <w:r w:rsidR="004A68FC">
              <w:rPr>
                <w:noProof/>
                <w:webHidden/>
              </w:rPr>
              <w:tab/>
            </w:r>
            <w:r>
              <w:rPr>
                <w:noProof/>
                <w:webHidden/>
              </w:rPr>
              <w:fldChar w:fldCharType="begin"/>
            </w:r>
            <w:r w:rsidR="004A68FC">
              <w:rPr>
                <w:noProof/>
                <w:webHidden/>
              </w:rPr>
              <w:instrText xml:space="preserve"> PAGEREF _Toc227762169 \h </w:instrText>
            </w:r>
            <w:r>
              <w:rPr>
                <w:noProof/>
                <w:webHidden/>
              </w:rPr>
            </w:r>
            <w:r>
              <w:rPr>
                <w:noProof/>
                <w:webHidden/>
              </w:rPr>
              <w:fldChar w:fldCharType="separate"/>
            </w:r>
            <w:r w:rsidR="004A68FC">
              <w:rPr>
                <w:noProof/>
                <w:webHidden/>
              </w:rPr>
              <w:t>16</w:t>
            </w:r>
            <w:r>
              <w:rPr>
                <w:noProof/>
                <w:webHidden/>
              </w:rPr>
              <w:fldChar w:fldCharType="end"/>
            </w:r>
          </w:hyperlink>
        </w:p>
        <w:p w:rsidR="004A68FC" w:rsidRDefault="008A147A">
          <w:pPr>
            <w:pStyle w:val="TOC2"/>
            <w:tabs>
              <w:tab w:val="right" w:leader="dot" w:pos="9016"/>
            </w:tabs>
            <w:rPr>
              <w:noProof/>
            </w:rPr>
          </w:pPr>
          <w:hyperlink w:anchor="_Toc227762170" w:history="1">
            <w:r w:rsidR="004A68FC" w:rsidRPr="00204E2F">
              <w:rPr>
                <w:rStyle w:val="Hyperlink"/>
                <w:noProof/>
              </w:rPr>
              <w:t>Narrative-Driven Visualization: Knaflic (2015)</w:t>
            </w:r>
            <w:r w:rsidR="004A68FC">
              <w:rPr>
                <w:noProof/>
                <w:webHidden/>
              </w:rPr>
              <w:tab/>
            </w:r>
            <w:r>
              <w:rPr>
                <w:noProof/>
                <w:webHidden/>
              </w:rPr>
              <w:fldChar w:fldCharType="begin"/>
            </w:r>
            <w:r w:rsidR="004A68FC">
              <w:rPr>
                <w:noProof/>
                <w:webHidden/>
              </w:rPr>
              <w:instrText xml:space="preserve"> PAGEREF _Toc227762170 \h </w:instrText>
            </w:r>
            <w:r>
              <w:rPr>
                <w:noProof/>
                <w:webHidden/>
              </w:rPr>
            </w:r>
            <w:r>
              <w:rPr>
                <w:noProof/>
                <w:webHidden/>
              </w:rPr>
              <w:fldChar w:fldCharType="separate"/>
            </w:r>
            <w:r w:rsidR="004A68FC">
              <w:rPr>
                <w:noProof/>
                <w:webHidden/>
              </w:rPr>
              <w:t>17</w:t>
            </w:r>
            <w:r>
              <w:rPr>
                <w:noProof/>
                <w:webHidden/>
              </w:rPr>
              <w:fldChar w:fldCharType="end"/>
            </w:r>
          </w:hyperlink>
        </w:p>
        <w:p w:rsidR="004A68FC" w:rsidRDefault="008A147A">
          <w:pPr>
            <w:pStyle w:val="TOC2"/>
            <w:tabs>
              <w:tab w:val="right" w:leader="dot" w:pos="9016"/>
            </w:tabs>
            <w:rPr>
              <w:noProof/>
            </w:rPr>
          </w:pPr>
          <w:hyperlink w:anchor="_Toc227762171" w:history="1">
            <w:r w:rsidR="004A68FC" w:rsidRPr="00204E2F">
              <w:rPr>
                <w:rStyle w:val="Hyperlink"/>
                <w:noProof/>
              </w:rPr>
              <w:t>Python Analytics Ecosystem and Web Delivery</w:t>
            </w:r>
            <w:r w:rsidR="004A68FC">
              <w:rPr>
                <w:noProof/>
                <w:webHidden/>
              </w:rPr>
              <w:tab/>
            </w:r>
            <w:r>
              <w:rPr>
                <w:noProof/>
                <w:webHidden/>
              </w:rPr>
              <w:fldChar w:fldCharType="begin"/>
            </w:r>
            <w:r w:rsidR="004A68FC">
              <w:rPr>
                <w:noProof/>
                <w:webHidden/>
              </w:rPr>
              <w:instrText xml:space="preserve"> PAGEREF _Toc227762171 \h </w:instrText>
            </w:r>
            <w:r>
              <w:rPr>
                <w:noProof/>
                <w:webHidden/>
              </w:rPr>
            </w:r>
            <w:r>
              <w:rPr>
                <w:noProof/>
                <w:webHidden/>
              </w:rPr>
              <w:fldChar w:fldCharType="separate"/>
            </w:r>
            <w:r w:rsidR="004A68FC">
              <w:rPr>
                <w:noProof/>
                <w:webHidden/>
              </w:rPr>
              <w:t>17</w:t>
            </w:r>
            <w:r>
              <w:rPr>
                <w:noProof/>
                <w:webHidden/>
              </w:rPr>
              <w:fldChar w:fldCharType="end"/>
            </w:r>
          </w:hyperlink>
        </w:p>
        <w:p w:rsidR="004A68FC" w:rsidRDefault="008A147A">
          <w:pPr>
            <w:pStyle w:val="TOC2"/>
            <w:tabs>
              <w:tab w:val="right" w:leader="dot" w:pos="9016"/>
            </w:tabs>
            <w:rPr>
              <w:noProof/>
            </w:rPr>
          </w:pPr>
          <w:hyperlink w:anchor="_Toc227762172" w:history="1">
            <w:r w:rsidR="004A68FC" w:rsidRPr="00204E2F">
              <w:rPr>
                <w:rStyle w:val="Hyperlink"/>
                <w:rFonts w:ascii="Times New Roman" w:hAnsi="Times New Roman" w:cs="Times New Roman"/>
                <w:bCs/>
                <w:noProof/>
              </w:rPr>
              <w:t>Automated Storytelling and NLG</w:t>
            </w:r>
            <w:r w:rsidR="004A68FC">
              <w:rPr>
                <w:noProof/>
                <w:webHidden/>
              </w:rPr>
              <w:tab/>
            </w:r>
            <w:r>
              <w:rPr>
                <w:noProof/>
                <w:webHidden/>
              </w:rPr>
              <w:fldChar w:fldCharType="begin"/>
            </w:r>
            <w:r w:rsidR="004A68FC">
              <w:rPr>
                <w:noProof/>
                <w:webHidden/>
              </w:rPr>
              <w:instrText xml:space="preserve"> PAGEREF _Toc227762172 \h </w:instrText>
            </w:r>
            <w:r>
              <w:rPr>
                <w:noProof/>
                <w:webHidden/>
              </w:rPr>
            </w:r>
            <w:r>
              <w:rPr>
                <w:noProof/>
                <w:webHidden/>
              </w:rPr>
              <w:fldChar w:fldCharType="separate"/>
            </w:r>
            <w:r w:rsidR="004A68FC">
              <w:rPr>
                <w:noProof/>
                <w:webHidden/>
              </w:rPr>
              <w:t>17</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73" w:history="1">
            <w:r w:rsidR="004A68FC" w:rsidRPr="00204E2F">
              <w:rPr>
                <w:rStyle w:val="Hyperlink"/>
                <w:rFonts w:ascii="Times New Roman" w:eastAsia="Times New Roman" w:hAnsi="Times New Roman" w:cs="Times New Roman"/>
                <w:noProof/>
                <w:lang w:eastAsia="en-IN"/>
              </w:rPr>
              <w:t>Chapter 4:</w:t>
            </w:r>
            <w:r w:rsidR="004A68FC">
              <w:rPr>
                <w:noProof/>
                <w:webHidden/>
              </w:rPr>
              <w:tab/>
            </w:r>
            <w:r>
              <w:rPr>
                <w:noProof/>
                <w:webHidden/>
              </w:rPr>
              <w:fldChar w:fldCharType="begin"/>
            </w:r>
            <w:r w:rsidR="004A68FC">
              <w:rPr>
                <w:noProof/>
                <w:webHidden/>
              </w:rPr>
              <w:instrText xml:space="preserve"> PAGEREF _Toc227762173 \h </w:instrText>
            </w:r>
            <w:r>
              <w:rPr>
                <w:noProof/>
                <w:webHidden/>
              </w:rPr>
            </w:r>
            <w:r>
              <w:rPr>
                <w:noProof/>
                <w:webHidden/>
              </w:rPr>
              <w:fldChar w:fldCharType="separate"/>
            </w:r>
            <w:r w:rsidR="004A68FC">
              <w:rPr>
                <w:noProof/>
                <w:webHidden/>
              </w:rPr>
              <w:t>17</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74" w:history="1">
            <w:r w:rsidR="004A68FC" w:rsidRPr="00204E2F">
              <w:rPr>
                <w:rStyle w:val="Hyperlink"/>
                <w:noProof/>
              </w:rPr>
              <w:t>EXISTINGWORK</w:t>
            </w:r>
            <w:r w:rsidR="004A68FC">
              <w:rPr>
                <w:noProof/>
                <w:webHidden/>
              </w:rPr>
              <w:tab/>
            </w:r>
            <w:r>
              <w:rPr>
                <w:noProof/>
                <w:webHidden/>
              </w:rPr>
              <w:fldChar w:fldCharType="begin"/>
            </w:r>
            <w:r w:rsidR="004A68FC">
              <w:rPr>
                <w:noProof/>
                <w:webHidden/>
              </w:rPr>
              <w:instrText xml:space="preserve"> PAGEREF _Toc227762174 \h </w:instrText>
            </w:r>
            <w:r>
              <w:rPr>
                <w:noProof/>
                <w:webHidden/>
              </w:rPr>
            </w:r>
            <w:r>
              <w:rPr>
                <w:noProof/>
                <w:webHidden/>
              </w:rPr>
              <w:fldChar w:fldCharType="separate"/>
            </w:r>
            <w:r w:rsidR="004A68FC">
              <w:rPr>
                <w:noProof/>
                <w:webHidden/>
              </w:rPr>
              <w:t>17</w:t>
            </w:r>
            <w:r>
              <w:rPr>
                <w:noProof/>
                <w:webHidden/>
              </w:rPr>
              <w:fldChar w:fldCharType="end"/>
            </w:r>
          </w:hyperlink>
        </w:p>
        <w:p w:rsidR="004A68FC" w:rsidRDefault="008A147A">
          <w:pPr>
            <w:pStyle w:val="TOC2"/>
            <w:tabs>
              <w:tab w:val="right" w:leader="dot" w:pos="9016"/>
            </w:tabs>
            <w:rPr>
              <w:noProof/>
            </w:rPr>
          </w:pPr>
          <w:hyperlink w:anchor="_Toc227762175" w:history="1">
            <w:r w:rsidR="004A68FC" w:rsidRPr="00204E2F">
              <w:rPr>
                <w:rStyle w:val="Hyperlink"/>
                <w:noProof/>
              </w:rPr>
              <w:t>Microsoft Excel Dashboards</w:t>
            </w:r>
            <w:r w:rsidR="004A68FC">
              <w:rPr>
                <w:noProof/>
                <w:webHidden/>
              </w:rPr>
              <w:tab/>
            </w:r>
            <w:r>
              <w:rPr>
                <w:noProof/>
                <w:webHidden/>
              </w:rPr>
              <w:fldChar w:fldCharType="begin"/>
            </w:r>
            <w:r w:rsidR="004A68FC">
              <w:rPr>
                <w:noProof/>
                <w:webHidden/>
              </w:rPr>
              <w:instrText xml:space="preserve"> PAGEREF _Toc227762175 \h </w:instrText>
            </w:r>
            <w:r>
              <w:rPr>
                <w:noProof/>
                <w:webHidden/>
              </w:rPr>
            </w:r>
            <w:r>
              <w:rPr>
                <w:noProof/>
                <w:webHidden/>
              </w:rPr>
              <w:fldChar w:fldCharType="separate"/>
            </w:r>
            <w:r w:rsidR="004A68FC">
              <w:rPr>
                <w:noProof/>
                <w:webHidden/>
              </w:rPr>
              <w:t>18</w:t>
            </w:r>
            <w:r>
              <w:rPr>
                <w:noProof/>
                <w:webHidden/>
              </w:rPr>
              <w:fldChar w:fldCharType="end"/>
            </w:r>
          </w:hyperlink>
        </w:p>
        <w:p w:rsidR="004A68FC" w:rsidRDefault="008A147A">
          <w:pPr>
            <w:pStyle w:val="TOC2"/>
            <w:tabs>
              <w:tab w:val="right" w:leader="dot" w:pos="9016"/>
            </w:tabs>
            <w:rPr>
              <w:noProof/>
            </w:rPr>
          </w:pPr>
          <w:hyperlink w:anchor="_Toc227762176" w:history="1">
            <w:r w:rsidR="004A68FC" w:rsidRPr="00204E2F">
              <w:rPr>
                <w:rStyle w:val="Hyperlink"/>
                <w:rFonts w:ascii="Times New Roman" w:hAnsi="Times New Roman" w:cs="Times New Roman"/>
                <w:bCs/>
                <w:noProof/>
              </w:rPr>
              <w:t>Tableau and Microsoft Power BI</w:t>
            </w:r>
            <w:r w:rsidR="004A68FC">
              <w:rPr>
                <w:noProof/>
                <w:webHidden/>
              </w:rPr>
              <w:tab/>
            </w:r>
            <w:r>
              <w:rPr>
                <w:noProof/>
                <w:webHidden/>
              </w:rPr>
              <w:fldChar w:fldCharType="begin"/>
            </w:r>
            <w:r w:rsidR="004A68FC">
              <w:rPr>
                <w:noProof/>
                <w:webHidden/>
              </w:rPr>
              <w:instrText xml:space="preserve"> PAGEREF _Toc227762176 \h </w:instrText>
            </w:r>
            <w:r>
              <w:rPr>
                <w:noProof/>
                <w:webHidden/>
              </w:rPr>
            </w:r>
            <w:r>
              <w:rPr>
                <w:noProof/>
                <w:webHidden/>
              </w:rPr>
              <w:fldChar w:fldCharType="separate"/>
            </w:r>
            <w:r w:rsidR="004A68FC">
              <w:rPr>
                <w:noProof/>
                <w:webHidden/>
              </w:rPr>
              <w:t>18</w:t>
            </w:r>
            <w:r>
              <w:rPr>
                <w:noProof/>
                <w:webHidden/>
              </w:rPr>
              <w:fldChar w:fldCharType="end"/>
            </w:r>
          </w:hyperlink>
        </w:p>
        <w:p w:rsidR="004A68FC" w:rsidRDefault="008A147A">
          <w:pPr>
            <w:pStyle w:val="TOC2"/>
            <w:tabs>
              <w:tab w:val="right" w:leader="dot" w:pos="9016"/>
            </w:tabs>
            <w:rPr>
              <w:noProof/>
            </w:rPr>
          </w:pPr>
          <w:hyperlink w:anchor="_Toc227762177" w:history="1">
            <w:r w:rsidR="004A68FC" w:rsidRPr="00204E2F">
              <w:rPr>
                <w:rStyle w:val="Hyperlink"/>
                <w:rFonts w:ascii="Times New Roman" w:hAnsi="Times New Roman" w:cs="Times New Roman"/>
                <w:bCs/>
                <w:noProof/>
              </w:rPr>
              <w:t>Jupyter Notebooks</w:t>
            </w:r>
            <w:r w:rsidR="004A68FC">
              <w:rPr>
                <w:noProof/>
                <w:webHidden/>
              </w:rPr>
              <w:tab/>
            </w:r>
            <w:r>
              <w:rPr>
                <w:noProof/>
                <w:webHidden/>
              </w:rPr>
              <w:fldChar w:fldCharType="begin"/>
            </w:r>
            <w:r w:rsidR="004A68FC">
              <w:rPr>
                <w:noProof/>
                <w:webHidden/>
              </w:rPr>
              <w:instrText xml:space="preserve"> PAGEREF _Toc227762177 \h </w:instrText>
            </w:r>
            <w:r>
              <w:rPr>
                <w:noProof/>
                <w:webHidden/>
              </w:rPr>
            </w:r>
            <w:r>
              <w:rPr>
                <w:noProof/>
                <w:webHidden/>
              </w:rPr>
              <w:fldChar w:fldCharType="separate"/>
            </w:r>
            <w:r w:rsidR="004A68FC">
              <w:rPr>
                <w:noProof/>
                <w:webHidden/>
              </w:rPr>
              <w:t>18</w:t>
            </w:r>
            <w:r>
              <w:rPr>
                <w:noProof/>
                <w:webHidden/>
              </w:rPr>
              <w:fldChar w:fldCharType="end"/>
            </w:r>
          </w:hyperlink>
        </w:p>
        <w:p w:rsidR="004A68FC" w:rsidRDefault="008A147A">
          <w:pPr>
            <w:pStyle w:val="TOC2"/>
            <w:tabs>
              <w:tab w:val="right" w:leader="dot" w:pos="9016"/>
            </w:tabs>
            <w:rPr>
              <w:noProof/>
            </w:rPr>
          </w:pPr>
          <w:hyperlink w:anchor="_Toc227762178" w:history="1">
            <w:r w:rsidR="004A68FC" w:rsidRPr="00204E2F">
              <w:rPr>
                <w:rStyle w:val="Hyperlink"/>
                <w:rFonts w:ascii="Times New Roman" w:hAnsi="Times New Roman" w:cs="Times New Roman"/>
                <w:bCs/>
                <w:noProof/>
              </w:rPr>
              <w:t>Auto-EDA Tools: Pandas Profiling and Sweetviz</w:t>
            </w:r>
            <w:r w:rsidR="004A68FC">
              <w:rPr>
                <w:noProof/>
                <w:webHidden/>
              </w:rPr>
              <w:tab/>
            </w:r>
            <w:r>
              <w:rPr>
                <w:noProof/>
                <w:webHidden/>
              </w:rPr>
              <w:fldChar w:fldCharType="begin"/>
            </w:r>
            <w:r w:rsidR="004A68FC">
              <w:rPr>
                <w:noProof/>
                <w:webHidden/>
              </w:rPr>
              <w:instrText xml:space="preserve"> PAGEREF _Toc227762178 \h </w:instrText>
            </w:r>
            <w:r>
              <w:rPr>
                <w:noProof/>
                <w:webHidden/>
              </w:rPr>
            </w:r>
            <w:r>
              <w:rPr>
                <w:noProof/>
                <w:webHidden/>
              </w:rPr>
              <w:fldChar w:fldCharType="separate"/>
            </w:r>
            <w:r w:rsidR="004A68FC">
              <w:rPr>
                <w:noProof/>
                <w:webHidden/>
              </w:rPr>
              <w:t>18</w:t>
            </w:r>
            <w:r>
              <w:rPr>
                <w:noProof/>
                <w:webHidden/>
              </w:rPr>
              <w:fldChar w:fldCharType="end"/>
            </w:r>
          </w:hyperlink>
        </w:p>
        <w:p w:rsidR="004A68FC" w:rsidRDefault="008A147A">
          <w:pPr>
            <w:pStyle w:val="TOC2"/>
            <w:tabs>
              <w:tab w:val="right" w:leader="dot" w:pos="9016"/>
            </w:tabs>
            <w:rPr>
              <w:noProof/>
            </w:rPr>
          </w:pPr>
          <w:hyperlink w:anchor="_Toc227762179" w:history="1">
            <w:r w:rsidR="004A68FC" w:rsidRPr="00204E2F">
              <w:rPr>
                <w:rStyle w:val="Hyperlink"/>
                <w:rFonts w:ascii="Times New Roman" w:hAnsi="Times New Roman" w:cs="Times New Roman"/>
                <w:bCs/>
                <w:noProof/>
              </w:rPr>
              <w:t>Comparative Gap Analysis and Project Positioning</w:t>
            </w:r>
            <w:r w:rsidR="004A68FC">
              <w:rPr>
                <w:noProof/>
                <w:webHidden/>
              </w:rPr>
              <w:tab/>
            </w:r>
            <w:r>
              <w:rPr>
                <w:noProof/>
                <w:webHidden/>
              </w:rPr>
              <w:fldChar w:fldCharType="begin"/>
            </w:r>
            <w:r w:rsidR="004A68FC">
              <w:rPr>
                <w:noProof/>
                <w:webHidden/>
              </w:rPr>
              <w:instrText xml:space="preserve"> PAGEREF _Toc227762179 \h </w:instrText>
            </w:r>
            <w:r>
              <w:rPr>
                <w:noProof/>
                <w:webHidden/>
              </w:rPr>
            </w:r>
            <w:r>
              <w:rPr>
                <w:noProof/>
                <w:webHidden/>
              </w:rPr>
              <w:fldChar w:fldCharType="separate"/>
            </w:r>
            <w:r w:rsidR="004A68FC">
              <w:rPr>
                <w:noProof/>
                <w:webHidden/>
              </w:rPr>
              <w:t>18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80" w:history="1">
            <w:r w:rsidR="004A68FC" w:rsidRPr="00204E2F">
              <w:rPr>
                <w:rStyle w:val="Hyperlink"/>
                <w:rFonts w:ascii="Times New Roman" w:eastAsia="Times New Roman" w:hAnsi="Times New Roman" w:cs="Times New Roman"/>
                <w:noProof/>
                <w:lang w:eastAsia="en-IN"/>
              </w:rPr>
              <w:t>Chapter 5:</w:t>
            </w:r>
            <w:r w:rsidR="004A68FC">
              <w:rPr>
                <w:noProof/>
                <w:webHidden/>
              </w:rPr>
              <w:tab/>
            </w:r>
            <w:r>
              <w:rPr>
                <w:noProof/>
                <w:webHidden/>
              </w:rPr>
              <w:fldChar w:fldCharType="begin"/>
            </w:r>
            <w:r w:rsidR="004A68FC">
              <w:rPr>
                <w:noProof/>
                <w:webHidden/>
              </w:rPr>
              <w:instrText xml:space="preserve"> PAGEREF _Toc227762180 \h </w:instrText>
            </w:r>
            <w:r>
              <w:rPr>
                <w:noProof/>
                <w:webHidden/>
              </w:rPr>
            </w:r>
            <w:r>
              <w:rPr>
                <w:noProof/>
                <w:webHidden/>
              </w:rPr>
              <w:fldChar w:fldCharType="separate"/>
            </w:r>
            <w:r w:rsidR="004A68FC">
              <w:rPr>
                <w:noProof/>
                <w:webHidden/>
              </w:rPr>
              <w:t>19</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81" w:history="1">
            <w:r w:rsidR="004A68FC" w:rsidRPr="00204E2F">
              <w:rPr>
                <w:rStyle w:val="Hyperlink"/>
                <w:noProof/>
              </w:rPr>
              <w:t>PROPOSED SYSTEM:</w:t>
            </w:r>
            <w:r w:rsidR="004A68FC">
              <w:rPr>
                <w:noProof/>
                <w:webHidden/>
              </w:rPr>
              <w:tab/>
            </w:r>
            <w:r>
              <w:rPr>
                <w:noProof/>
                <w:webHidden/>
              </w:rPr>
              <w:fldChar w:fldCharType="begin"/>
            </w:r>
            <w:r w:rsidR="004A68FC">
              <w:rPr>
                <w:noProof/>
                <w:webHidden/>
              </w:rPr>
              <w:instrText xml:space="preserve"> PAGEREF _Toc227762181 \h </w:instrText>
            </w:r>
            <w:r>
              <w:rPr>
                <w:noProof/>
                <w:webHidden/>
              </w:rPr>
            </w:r>
            <w:r>
              <w:rPr>
                <w:noProof/>
                <w:webHidden/>
              </w:rPr>
              <w:fldChar w:fldCharType="separate"/>
            </w:r>
            <w:r w:rsidR="004A68FC">
              <w:rPr>
                <w:noProof/>
                <w:webHidden/>
              </w:rPr>
              <w:t>19</w:t>
            </w:r>
            <w:r>
              <w:rPr>
                <w:noProof/>
                <w:webHidden/>
              </w:rPr>
              <w:fldChar w:fldCharType="end"/>
            </w:r>
          </w:hyperlink>
        </w:p>
        <w:p w:rsidR="004A68FC" w:rsidRDefault="008A147A">
          <w:pPr>
            <w:pStyle w:val="TOC2"/>
            <w:tabs>
              <w:tab w:val="right" w:leader="dot" w:pos="9016"/>
            </w:tabs>
            <w:rPr>
              <w:noProof/>
            </w:rPr>
          </w:pPr>
          <w:hyperlink w:anchor="_Toc227762182" w:history="1">
            <w:r w:rsidR="004A68FC" w:rsidRPr="00204E2F">
              <w:rPr>
                <w:rStyle w:val="Hyperlink"/>
                <w:rFonts w:ascii="Times New Roman" w:hAnsi="Times New Roman" w:cs="Times New Roman"/>
                <w:bCs/>
                <w:noProof/>
              </w:rPr>
              <w:t>Core Design Principles</w:t>
            </w:r>
            <w:r w:rsidR="004A68FC">
              <w:rPr>
                <w:noProof/>
                <w:webHidden/>
              </w:rPr>
              <w:tab/>
            </w:r>
            <w:r>
              <w:rPr>
                <w:noProof/>
                <w:webHidden/>
              </w:rPr>
              <w:fldChar w:fldCharType="begin"/>
            </w:r>
            <w:r w:rsidR="004A68FC">
              <w:rPr>
                <w:noProof/>
                <w:webHidden/>
              </w:rPr>
              <w:instrText xml:space="preserve"> PAGEREF _Toc227762182 \h </w:instrText>
            </w:r>
            <w:r>
              <w:rPr>
                <w:noProof/>
                <w:webHidden/>
              </w:rPr>
            </w:r>
            <w:r>
              <w:rPr>
                <w:noProof/>
                <w:webHidden/>
              </w:rPr>
              <w:fldChar w:fldCharType="separate"/>
            </w:r>
            <w:r w:rsidR="004A68FC">
              <w:rPr>
                <w:noProof/>
                <w:webHidden/>
              </w:rPr>
              <w:t>19</w:t>
            </w:r>
            <w:r>
              <w:rPr>
                <w:noProof/>
                <w:webHidden/>
              </w:rPr>
              <w:fldChar w:fldCharType="end"/>
            </w:r>
          </w:hyperlink>
        </w:p>
        <w:p w:rsidR="004A68FC" w:rsidRDefault="008A147A">
          <w:pPr>
            <w:pStyle w:val="TOC2"/>
            <w:tabs>
              <w:tab w:val="right" w:leader="dot" w:pos="9016"/>
            </w:tabs>
            <w:rPr>
              <w:noProof/>
            </w:rPr>
          </w:pPr>
          <w:hyperlink w:anchor="_Toc227762183" w:history="1">
            <w:r w:rsidR="004A68FC" w:rsidRPr="00204E2F">
              <w:rPr>
                <w:rStyle w:val="Hyperlink"/>
                <w:rFonts w:ascii="Times New Roman" w:hAnsi="Times New Roman" w:cs="Times New Roman"/>
                <w:bCs/>
                <w:noProof/>
              </w:rPr>
              <w:t>System Features</w:t>
            </w:r>
            <w:r w:rsidR="004A68FC">
              <w:rPr>
                <w:noProof/>
                <w:webHidden/>
              </w:rPr>
              <w:tab/>
            </w:r>
            <w:r>
              <w:rPr>
                <w:noProof/>
                <w:webHidden/>
              </w:rPr>
              <w:fldChar w:fldCharType="begin"/>
            </w:r>
            <w:r w:rsidR="004A68FC">
              <w:rPr>
                <w:noProof/>
                <w:webHidden/>
              </w:rPr>
              <w:instrText xml:space="preserve"> PAGEREF _Toc227762183 \h </w:instrText>
            </w:r>
            <w:r>
              <w:rPr>
                <w:noProof/>
                <w:webHidden/>
              </w:rPr>
            </w:r>
            <w:r>
              <w:rPr>
                <w:noProof/>
                <w:webHidden/>
              </w:rPr>
              <w:fldChar w:fldCharType="separate"/>
            </w:r>
            <w:r w:rsidR="004A68FC">
              <w:rPr>
                <w:noProof/>
                <w:webHidden/>
              </w:rPr>
              <w:t>19</w:t>
            </w:r>
            <w:r>
              <w:rPr>
                <w:noProof/>
                <w:webHidden/>
              </w:rPr>
              <w:fldChar w:fldCharType="end"/>
            </w:r>
          </w:hyperlink>
        </w:p>
        <w:p w:rsidR="004A68FC" w:rsidRDefault="008A147A">
          <w:pPr>
            <w:pStyle w:val="TOC2"/>
            <w:tabs>
              <w:tab w:val="right" w:leader="dot" w:pos="9016"/>
            </w:tabs>
            <w:rPr>
              <w:noProof/>
            </w:rPr>
          </w:pPr>
          <w:hyperlink w:anchor="_Toc227762184" w:history="1">
            <w:r w:rsidR="004A68FC" w:rsidRPr="00204E2F">
              <w:rPr>
                <w:rStyle w:val="Hyperlink"/>
                <w:rFonts w:ascii="Times New Roman" w:hAnsi="Times New Roman" w:cs="Times New Roman"/>
                <w:bCs/>
                <w:noProof/>
              </w:rPr>
              <w:t>Technology Stack</w:t>
            </w:r>
            <w:r w:rsidR="004A68FC">
              <w:rPr>
                <w:noProof/>
                <w:webHidden/>
              </w:rPr>
              <w:tab/>
            </w:r>
            <w:r>
              <w:rPr>
                <w:noProof/>
                <w:webHidden/>
              </w:rPr>
              <w:fldChar w:fldCharType="begin"/>
            </w:r>
            <w:r w:rsidR="004A68FC">
              <w:rPr>
                <w:noProof/>
                <w:webHidden/>
              </w:rPr>
              <w:instrText xml:space="preserve"> PAGEREF _Toc227762184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2"/>
            <w:tabs>
              <w:tab w:val="right" w:leader="dot" w:pos="9016"/>
            </w:tabs>
            <w:rPr>
              <w:noProof/>
            </w:rPr>
          </w:pPr>
          <w:hyperlink w:anchor="_Toc227762185" w:history="1">
            <w:r w:rsidR="004A68FC" w:rsidRPr="00204E2F">
              <w:rPr>
                <w:rStyle w:val="Hyperlink"/>
                <w:rFonts w:ascii="Times New Roman" w:hAnsi="Times New Roman" w:cs="Times New Roman"/>
                <w:bCs/>
                <w:noProof/>
              </w:rPr>
              <w:t>Component</w:t>
            </w:r>
            <w:r w:rsidR="004A68FC">
              <w:rPr>
                <w:noProof/>
                <w:webHidden/>
              </w:rPr>
              <w:tab/>
            </w:r>
            <w:r>
              <w:rPr>
                <w:noProof/>
                <w:webHidden/>
              </w:rPr>
              <w:fldChar w:fldCharType="begin"/>
            </w:r>
            <w:r w:rsidR="004A68FC">
              <w:rPr>
                <w:noProof/>
                <w:webHidden/>
              </w:rPr>
              <w:instrText xml:space="preserve"> PAGEREF _Toc227762185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2"/>
            <w:tabs>
              <w:tab w:val="right" w:leader="dot" w:pos="9016"/>
            </w:tabs>
            <w:rPr>
              <w:noProof/>
            </w:rPr>
          </w:pPr>
          <w:hyperlink w:anchor="_Toc227762186"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_Toc227762186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87" w:history="1">
            <w:r w:rsidR="004A68FC" w:rsidRPr="00204E2F">
              <w:rPr>
                <w:rStyle w:val="Hyperlink"/>
                <w:rFonts w:ascii="Times New Roman" w:eastAsia="Times New Roman" w:hAnsi="Times New Roman" w:cs="Times New Roman"/>
                <w:noProof/>
                <w:lang w:eastAsia="en-IN"/>
              </w:rPr>
              <w:t>Chapter 6:</w:t>
            </w:r>
            <w:r w:rsidR="004A68FC">
              <w:rPr>
                <w:noProof/>
                <w:webHidden/>
              </w:rPr>
              <w:tab/>
            </w:r>
            <w:r>
              <w:rPr>
                <w:noProof/>
                <w:webHidden/>
              </w:rPr>
              <w:fldChar w:fldCharType="begin"/>
            </w:r>
            <w:r w:rsidR="004A68FC">
              <w:rPr>
                <w:noProof/>
                <w:webHidden/>
              </w:rPr>
              <w:instrText xml:space="preserve"> PAGEREF _Toc227762187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88" w:history="1">
            <w:r w:rsidR="004A68FC" w:rsidRPr="00204E2F">
              <w:rPr>
                <w:rStyle w:val="Hyperlink"/>
                <w:noProof/>
              </w:rPr>
              <w:t>METHODOLOGY (Stages 1-3)</w:t>
            </w:r>
            <w:r w:rsidR="004A68FC">
              <w:rPr>
                <w:noProof/>
                <w:webHidden/>
              </w:rPr>
              <w:tab/>
            </w:r>
            <w:r>
              <w:rPr>
                <w:noProof/>
                <w:webHidden/>
              </w:rPr>
              <w:fldChar w:fldCharType="begin"/>
            </w:r>
            <w:r w:rsidR="004A68FC">
              <w:rPr>
                <w:noProof/>
                <w:webHidden/>
              </w:rPr>
              <w:instrText xml:space="preserve"> PAGEREF _Toc227762188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2"/>
            <w:tabs>
              <w:tab w:val="right" w:leader="dot" w:pos="9016"/>
            </w:tabs>
            <w:rPr>
              <w:noProof/>
            </w:rPr>
          </w:pPr>
          <w:hyperlink w:anchor="_Toc227762189" w:history="1">
            <w:r w:rsidR="004A68FC" w:rsidRPr="00204E2F">
              <w:rPr>
                <w:rStyle w:val="Hyperlink"/>
                <w:rFonts w:ascii="Times New Roman" w:hAnsi="Times New Roman" w:cs="Times New Roman"/>
                <w:bCs/>
                <w:noProof/>
              </w:rPr>
              <w:t>Stage 1: Data Collection and Ingestion (P1 - ingestion.py)</w:t>
            </w:r>
            <w:r w:rsidR="004A68FC">
              <w:rPr>
                <w:noProof/>
                <w:webHidden/>
              </w:rPr>
              <w:tab/>
            </w:r>
            <w:r>
              <w:rPr>
                <w:noProof/>
                <w:webHidden/>
              </w:rPr>
              <w:fldChar w:fldCharType="begin"/>
            </w:r>
            <w:r w:rsidR="004A68FC">
              <w:rPr>
                <w:noProof/>
                <w:webHidden/>
              </w:rPr>
              <w:instrText xml:space="preserve"> PAGEREF _Toc227762189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2"/>
            <w:tabs>
              <w:tab w:val="right" w:leader="dot" w:pos="9016"/>
            </w:tabs>
            <w:rPr>
              <w:noProof/>
            </w:rPr>
          </w:pPr>
          <w:hyperlink w:anchor="_Toc227762190" w:history="1">
            <w:r w:rsidR="004A68FC" w:rsidRPr="00204E2F">
              <w:rPr>
                <w:rStyle w:val="Hyperlink"/>
                <w:rFonts w:ascii="Times New Roman" w:hAnsi="Times New Roman" w:cs="Times New Roman"/>
                <w:bCs/>
                <w:noProof/>
              </w:rPr>
              <w:t>Stage 2: Data Cleaning and Preprocessing (P2 - cleaning.py)</w:t>
            </w:r>
            <w:r w:rsidR="004A68FC">
              <w:rPr>
                <w:noProof/>
                <w:webHidden/>
              </w:rPr>
              <w:tab/>
            </w:r>
            <w:r>
              <w:rPr>
                <w:noProof/>
                <w:webHidden/>
              </w:rPr>
              <w:fldChar w:fldCharType="begin"/>
            </w:r>
            <w:r w:rsidR="004A68FC">
              <w:rPr>
                <w:noProof/>
                <w:webHidden/>
              </w:rPr>
              <w:instrText xml:space="preserve"> PAGEREF _Toc227762190 \h </w:instrText>
            </w:r>
            <w:r>
              <w:rPr>
                <w:noProof/>
                <w:webHidden/>
              </w:rPr>
            </w:r>
            <w:r>
              <w:rPr>
                <w:noProof/>
                <w:webHidden/>
              </w:rPr>
              <w:fldChar w:fldCharType="separate"/>
            </w:r>
            <w:r w:rsidR="004A68FC">
              <w:rPr>
                <w:noProof/>
                <w:webHidden/>
              </w:rPr>
              <w:t>20</w:t>
            </w:r>
            <w:r>
              <w:rPr>
                <w:noProof/>
                <w:webHidden/>
              </w:rPr>
              <w:fldChar w:fldCharType="end"/>
            </w:r>
          </w:hyperlink>
        </w:p>
        <w:p w:rsidR="004A68FC" w:rsidRDefault="008A147A">
          <w:pPr>
            <w:pStyle w:val="TOC2"/>
            <w:tabs>
              <w:tab w:val="right" w:leader="dot" w:pos="9016"/>
            </w:tabs>
            <w:rPr>
              <w:noProof/>
            </w:rPr>
          </w:pPr>
          <w:hyperlink w:anchor="_Toc227762191" w:history="1">
            <w:r w:rsidR="004A68FC" w:rsidRPr="00204E2F">
              <w:rPr>
                <w:rStyle w:val="Hyperlink"/>
                <w:rFonts w:ascii="Times New Roman" w:hAnsi="Times New Roman" w:cs="Times New Roman"/>
                <w:bCs/>
                <w:noProof/>
              </w:rPr>
              <w:t>Stage 3: Statistical Analysis (P3 - analysis.py)</w:t>
            </w:r>
            <w:r w:rsidR="004A68FC">
              <w:rPr>
                <w:noProof/>
                <w:webHidden/>
              </w:rPr>
              <w:tab/>
            </w:r>
            <w:r>
              <w:rPr>
                <w:noProof/>
                <w:webHidden/>
              </w:rPr>
              <w:fldChar w:fldCharType="begin"/>
            </w:r>
            <w:r w:rsidR="004A68FC">
              <w:rPr>
                <w:noProof/>
                <w:webHidden/>
              </w:rPr>
              <w:instrText xml:space="preserve"> PAGEREF _Toc227762191 \h </w:instrText>
            </w:r>
            <w:r>
              <w:rPr>
                <w:noProof/>
                <w:webHidden/>
              </w:rPr>
            </w:r>
            <w:r>
              <w:rPr>
                <w:noProof/>
                <w:webHidden/>
              </w:rPr>
              <w:fldChar w:fldCharType="separate"/>
            </w:r>
            <w:r w:rsidR="004A68FC">
              <w:rPr>
                <w:noProof/>
                <w:webHidden/>
              </w:rPr>
              <w:t>21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92" w:history="1">
            <w:r w:rsidR="004A68FC" w:rsidRPr="00204E2F">
              <w:rPr>
                <w:rStyle w:val="Hyperlink"/>
                <w:noProof/>
              </w:rPr>
              <w:t>METHODOLOGY (Stages 4-6)</w:t>
            </w:r>
            <w:r w:rsidR="004A68FC">
              <w:rPr>
                <w:noProof/>
                <w:webHidden/>
              </w:rPr>
              <w:tab/>
            </w:r>
            <w:r>
              <w:rPr>
                <w:noProof/>
                <w:webHidden/>
              </w:rPr>
              <w:fldChar w:fldCharType="begin"/>
            </w:r>
            <w:r w:rsidR="004A68FC">
              <w:rPr>
                <w:noProof/>
                <w:webHidden/>
              </w:rPr>
              <w:instrText xml:space="preserve"> PAGEREF _Toc227762192 \h </w:instrText>
            </w:r>
            <w:r>
              <w:rPr>
                <w:noProof/>
                <w:webHidden/>
              </w:rPr>
            </w:r>
            <w:r>
              <w:rPr>
                <w:noProof/>
                <w:webHidden/>
              </w:rPr>
              <w:fldChar w:fldCharType="separate"/>
            </w:r>
            <w:r w:rsidR="004A68FC">
              <w:rPr>
                <w:noProof/>
                <w:webHidden/>
              </w:rPr>
              <w:t>21</w:t>
            </w:r>
            <w:r>
              <w:rPr>
                <w:noProof/>
                <w:webHidden/>
              </w:rPr>
              <w:fldChar w:fldCharType="end"/>
            </w:r>
          </w:hyperlink>
        </w:p>
        <w:p w:rsidR="004A68FC" w:rsidRDefault="008A147A">
          <w:pPr>
            <w:pStyle w:val="TOC2"/>
            <w:tabs>
              <w:tab w:val="right" w:leader="dot" w:pos="9016"/>
            </w:tabs>
            <w:rPr>
              <w:noProof/>
            </w:rPr>
          </w:pPr>
          <w:hyperlink w:anchor="_Toc227762193" w:history="1">
            <w:r w:rsidR="004A68FC" w:rsidRPr="00204E2F">
              <w:rPr>
                <w:rStyle w:val="Hyperlink"/>
                <w:rFonts w:ascii="Times New Roman" w:hAnsi="Times New Roman" w:cs="Times New Roman"/>
                <w:bCs/>
                <w:noProof/>
              </w:rPr>
              <w:t>Stage 4: Data Visualization (P4 - visualization.py)</w:t>
            </w:r>
            <w:r w:rsidR="004A68FC">
              <w:rPr>
                <w:noProof/>
                <w:webHidden/>
              </w:rPr>
              <w:tab/>
            </w:r>
            <w:r>
              <w:rPr>
                <w:noProof/>
                <w:webHidden/>
              </w:rPr>
              <w:fldChar w:fldCharType="begin"/>
            </w:r>
            <w:r w:rsidR="004A68FC">
              <w:rPr>
                <w:noProof/>
                <w:webHidden/>
              </w:rPr>
              <w:instrText xml:space="preserve"> PAGEREF _Toc227762193 \h </w:instrText>
            </w:r>
            <w:r>
              <w:rPr>
                <w:noProof/>
                <w:webHidden/>
              </w:rPr>
            </w:r>
            <w:r>
              <w:rPr>
                <w:noProof/>
                <w:webHidden/>
              </w:rPr>
              <w:fldChar w:fldCharType="separate"/>
            </w:r>
            <w:r w:rsidR="004A68FC">
              <w:rPr>
                <w:noProof/>
                <w:webHidden/>
              </w:rPr>
              <w:t>21</w:t>
            </w:r>
            <w:r>
              <w:rPr>
                <w:noProof/>
                <w:webHidden/>
              </w:rPr>
              <w:fldChar w:fldCharType="end"/>
            </w:r>
          </w:hyperlink>
        </w:p>
        <w:p w:rsidR="004A68FC" w:rsidRDefault="008A147A">
          <w:pPr>
            <w:pStyle w:val="TOC2"/>
            <w:tabs>
              <w:tab w:val="right" w:leader="dot" w:pos="9016"/>
            </w:tabs>
            <w:rPr>
              <w:noProof/>
            </w:rPr>
          </w:pPr>
          <w:hyperlink w:anchor="_Toc227762194" w:history="1">
            <w:r w:rsidR="004A68FC" w:rsidRPr="00204E2F">
              <w:rPr>
                <w:rStyle w:val="Hyperlink"/>
                <w:rFonts w:ascii="Times New Roman" w:hAnsi="Times New Roman" w:cs="Times New Roman"/>
                <w:bCs/>
                <w:noProof/>
              </w:rPr>
              <w:t>Stage 5: Narrative Generation (P5 - narrative.py)</w:t>
            </w:r>
            <w:r w:rsidR="004A68FC">
              <w:rPr>
                <w:noProof/>
                <w:webHidden/>
              </w:rPr>
              <w:tab/>
            </w:r>
            <w:r>
              <w:rPr>
                <w:noProof/>
                <w:webHidden/>
              </w:rPr>
              <w:fldChar w:fldCharType="begin"/>
            </w:r>
            <w:r w:rsidR="004A68FC">
              <w:rPr>
                <w:noProof/>
                <w:webHidden/>
              </w:rPr>
              <w:instrText xml:space="preserve"> PAGEREF _Toc227762194 \h </w:instrText>
            </w:r>
            <w:r>
              <w:rPr>
                <w:noProof/>
                <w:webHidden/>
              </w:rPr>
            </w:r>
            <w:r>
              <w:rPr>
                <w:noProof/>
                <w:webHidden/>
              </w:rPr>
              <w:fldChar w:fldCharType="separate"/>
            </w:r>
            <w:r w:rsidR="004A68FC">
              <w:rPr>
                <w:noProof/>
                <w:webHidden/>
              </w:rPr>
              <w:t>21</w:t>
            </w:r>
            <w:r>
              <w:rPr>
                <w:noProof/>
                <w:webHidden/>
              </w:rPr>
              <w:fldChar w:fldCharType="end"/>
            </w:r>
          </w:hyperlink>
        </w:p>
        <w:p w:rsidR="004A68FC" w:rsidRDefault="008A147A">
          <w:pPr>
            <w:pStyle w:val="TOC2"/>
            <w:tabs>
              <w:tab w:val="right" w:leader="dot" w:pos="9016"/>
            </w:tabs>
            <w:rPr>
              <w:noProof/>
            </w:rPr>
          </w:pPr>
          <w:hyperlink w:anchor="_Toc227762195" w:history="1">
            <w:r w:rsidR="004A68FC" w:rsidRPr="00204E2F">
              <w:rPr>
                <w:rStyle w:val="Hyperlink"/>
                <w:rFonts w:ascii="Times New Roman" w:hAnsi="Times New Roman" w:cs="Times New Roman"/>
                <w:bCs/>
                <w:noProof/>
              </w:rPr>
              <w:t>Stage 6: Report Compilation (P6 - report_builder.py)</w:t>
            </w:r>
            <w:r w:rsidR="004A68FC">
              <w:rPr>
                <w:noProof/>
                <w:webHidden/>
              </w:rPr>
              <w:tab/>
            </w:r>
            <w:r>
              <w:rPr>
                <w:noProof/>
                <w:webHidden/>
              </w:rPr>
              <w:fldChar w:fldCharType="begin"/>
            </w:r>
            <w:r w:rsidR="004A68FC">
              <w:rPr>
                <w:noProof/>
                <w:webHidden/>
              </w:rPr>
              <w:instrText xml:space="preserve"> PAGEREF _Toc227762195 \h </w:instrText>
            </w:r>
            <w:r>
              <w:rPr>
                <w:noProof/>
                <w:webHidden/>
              </w:rPr>
            </w:r>
            <w:r>
              <w:rPr>
                <w:noProof/>
                <w:webHidden/>
              </w:rPr>
              <w:fldChar w:fldCharType="separate"/>
            </w:r>
            <w:r w:rsidR="004A68FC">
              <w:rPr>
                <w:noProof/>
                <w:webHidden/>
              </w:rPr>
              <w:t>21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96" w:history="1">
            <w:r w:rsidR="004A68FC" w:rsidRPr="00204E2F">
              <w:rPr>
                <w:rStyle w:val="Hyperlink"/>
                <w:rFonts w:ascii="Times New Roman" w:eastAsia="Times New Roman" w:hAnsi="Times New Roman" w:cs="Times New Roman"/>
                <w:noProof/>
                <w:lang w:eastAsia="en-IN"/>
              </w:rPr>
              <w:t>Chapter 7:</w:t>
            </w:r>
            <w:r w:rsidR="004A68FC">
              <w:rPr>
                <w:noProof/>
                <w:webHidden/>
              </w:rPr>
              <w:tab/>
            </w:r>
            <w:r>
              <w:rPr>
                <w:noProof/>
                <w:webHidden/>
              </w:rPr>
              <w:fldChar w:fldCharType="begin"/>
            </w:r>
            <w:r w:rsidR="004A68FC">
              <w:rPr>
                <w:noProof/>
                <w:webHidden/>
              </w:rPr>
              <w:instrText xml:space="preserve"> PAGEREF _Toc227762196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197" w:history="1">
            <w:r w:rsidR="004A68FC" w:rsidRPr="00204E2F">
              <w:rPr>
                <w:rStyle w:val="Hyperlink"/>
                <w:noProof/>
              </w:rPr>
              <w:t>DATA FLOW DIAGRAM (DFD)</w:t>
            </w:r>
            <w:r w:rsidR="004A68FC">
              <w:rPr>
                <w:noProof/>
                <w:webHidden/>
              </w:rPr>
              <w:tab/>
            </w:r>
            <w:r>
              <w:rPr>
                <w:noProof/>
                <w:webHidden/>
              </w:rPr>
              <w:fldChar w:fldCharType="begin"/>
            </w:r>
            <w:r w:rsidR="004A68FC">
              <w:rPr>
                <w:noProof/>
                <w:webHidden/>
              </w:rPr>
              <w:instrText xml:space="preserve"> PAGEREF _Toc227762197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198" w:history="1">
            <w:r w:rsidR="004A68FC" w:rsidRPr="00204E2F">
              <w:rPr>
                <w:rStyle w:val="Hyperlink"/>
                <w:rFonts w:ascii="Times New Roman" w:hAnsi="Times New Roman" w:cs="Times New Roman"/>
                <w:bCs/>
                <w:noProof/>
              </w:rPr>
              <w:t>Level 0 DFD - Context Diagram</w:t>
            </w:r>
            <w:r w:rsidR="004A68FC">
              <w:rPr>
                <w:noProof/>
                <w:webHidden/>
              </w:rPr>
              <w:tab/>
            </w:r>
            <w:r>
              <w:rPr>
                <w:noProof/>
                <w:webHidden/>
              </w:rPr>
              <w:fldChar w:fldCharType="begin"/>
            </w:r>
            <w:r w:rsidR="004A68FC">
              <w:rPr>
                <w:noProof/>
                <w:webHidden/>
              </w:rPr>
              <w:instrText xml:space="preserve"> PAGEREF _Toc227762198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199" w:history="1">
            <w:r w:rsidR="004A68FC" w:rsidRPr="00204E2F">
              <w:rPr>
                <w:rStyle w:val="Hyperlink"/>
                <w:rFonts w:ascii="Times New Roman" w:hAnsi="Times New Roman" w:cs="Times New Roman"/>
                <w:bCs/>
                <w:noProof/>
              </w:rPr>
              <w:t>Level 1 DFD - Internal Pipeline Processes</w:t>
            </w:r>
            <w:r w:rsidR="004A68FC">
              <w:rPr>
                <w:noProof/>
                <w:webHidden/>
              </w:rPr>
              <w:tab/>
            </w:r>
            <w:r>
              <w:rPr>
                <w:noProof/>
                <w:webHidden/>
              </w:rPr>
              <w:fldChar w:fldCharType="begin"/>
            </w:r>
            <w:r w:rsidR="004A68FC">
              <w:rPr>
                <w:noProof/>
                <w:webHidden/>
              </w:rPr>
              <w:instrText xml:space="preserve"> PAGEREF _Toc227762199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200" w:history="1">
            <w:r w:rsidR="004A68FC" w:rsidRPr="00204E2F">
              <w:rPr>
                <w:rStyle w:val="Hyperlink"/>
                <w:rFonts w:ascii="Times New Roman" w:hAnsi="Times New Roman" w:cs="Times New Roman"/>
                <w:bCs/>
                <w:noProof/>
              </w:rPr>
              <w:t>Process</w:t>
            </w:r>
            <w:r w:rsidR="004A68FC">
              <w:rPr>
                <w:noProof/>
                <w:webHidden/>
              </w:rPr>
              <w:tab/>
            </w:r>
            <w:r>
              <w:rPr>
                <w:noProof/>
                <w:webHidden/>
              </w:rPr>
              <w:fldChar w:fldCharType="begin"/>
            </w:r>
            <w:r w:rsidR="004A68FC">
              <w:rPr>
                <w:noProof/>
                <w:webHidden/>
              </w:rPr>
              <w:instrText xml:space="preserve"> PAGEREF _Toc227762200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201" w:history="1">
            <w:r w:rsidR="004A68FC" w:rsidRPr="00204E2F">
              <w:rPr>
                <w:rStyle w:val="Hyperlink"/>
                <w:rFonts w:ascii="Times New Roman" w:hAnsi="Times New Roman" w:cs="Times New Roman"/>
                <w:bCs/>
                <w:noProof/>
              </w:rPr>
              <w:t>Module</w:t>
            </w:r>
            <w:r w:rsidR="004A68FC">
              <w:rPr>
                <w:noProof/>
                <w:webHidden/>
              </w:rPr>
              <w:tab/>
            </w:r>
            <w:r>
              <w:rPr>
                <w:noProof/>
                <w:webHidden/>
              </w:rPr>
              <w:fldChar w:fldCharType="begin"/>
            </w:r>
            <w:r w:rsidR="004A68FC">
              <w:rPr>
                <w:noProof/>
                <w:webHidden/>
              </w:rPr>
              <w:instrText xml:space="preserve"> PAGEREF _Toc227762201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202" w:history="1">
            <w:r w:rsidR="004A68FC" w:rsidRPr="00204E2F">
              <w:rPr>
                <w:rStyle w:val="Hyperlink"/>
                <w:rFonts w:ascii="Times New Roman" w:hAnsi="Times New Roman" w:cs="Times New Roman"/>
                <w:bCs/>
                <w:noProof/>
              </w:rPr>
              <w:t>Input</w:t>
            </w:r>
            <w:r w:rsidR="004A68FC">
              <w:rPr>
                <w:noProof/>
                <w:webHidden/>
              </w:rPr>
              <w:tab/>
            </w:r>
            <w:r>
              <w:rPr>
                <w:noProof/>
                <w:webHidden/>
              </w:rPr>
              <w:fldChar w:fldCharType="begin"/>
            </w:r>
            <w:r w:rsidR="004A68FC">
              <w:rPr>
                <w:noProof/>
                <w:webHidden/>
              </w:rPr>
              <w:instrText xml:space="preserve"> PAGEREF _Toc227762202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203" w:history="1">
            <w:r w:rsidR="004A68FC" w:rsidRPr="00204E2F">
              <w:rPr>
                <w:rStyle w:val="Hyperlink"/>
                <w:rFonts w:ascii="Times New Roman" w:hAnsi="Times New Roman" w:cs="Times New Roman"/>
                <w:bCs/>
                <w:noProof/>
              </w:rPr>
              <w:t>Output</w:t>
            </w:r>
            <w:r w:rsidR="004A68FC">
              <w:rPr>
                <w:noProof/>
                <w:webHidden/>
              </w:rPr>
              <w:tab/>
            </w:r>
            <w:r>
              <w:rPr>
                <w:noProof/>
                <w:webHidden/>
              </w:rPr>
              <w:fldChar w:fldCharType="begin"/>
            </w:r>
            <w:r w:rsidR="004A68FC">
              <w:rPr>
                <w:noProof/>
                <w:webHidden/>
              </w:rPr>
              <w:instrText xml:space="preserve"> PAGEREF _Toc227762203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2"/>
            <w:tabs>
              <w:tab w:val="right" w:leader="dot" w:pos="9016"/>
            </w:tabs>
            <w:rPr>
              <w:noProof/>
            </w:rPr>
          </w:pPr>
          <w:hyperlink w:anchor="_Toc227762204" w:history="1">
            <w:r w:rsidR="004A68FC" w:rsidRPr="00204E2F">
              <w:rPr>
                <w:rStyle w:val="Hyperlink"/>
                <w:rFonts w:ascii="Times New Roman" w:hAnsi="Times New Roman" w:cs="Times New Roman"/>
                <w:bCs/>
                <w:noProof/>
              </w:rPr>
              <w:t>Architecture Summary</w:t>
            </w:r>
            <w:r w:rsidR="004A68FC">
              <w:rPr>
                <w:noProof/>
                <w:webHidden/>
              </w:rPr>
              <w:tab/>
            </w:r>
            <w:r>
              <w:rPr>
                <w:noProof/>
                <w:webHidden/>
              </w:rPr>
              <w:fldChar w:fldCharType="begin"/>
            </w:r>
            <w:r w:rsidR="004A68FC">
              <w:rPr>
                <w:noProof/>
                <w:webHidden/>
              </w:rPr>
              <w:instrText xml:space="preserve"> PAGEREF _Toc227762204 \h </w:instrText>
            </w:r>
            <w:r>
              <w:rPr>
                <w:noProof/>
                <w:webHidden/>
              </w:rPr>
            </w:r>
            <w:r>
              <w:rPr>
                <w:noProof/>
                <w:webHidden/>
              </w:rPr>
              <w:fldChar w:fldCharType="separate"/>
            </w:r>
            <w:r w:rsidR="004A68FC">
              <w:rPr>
                <w:noProof/>
                <w:webHidden/>
              </w:rPr>
              <w:t>22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05" w:history="1">
            <w:r w:rsidR="004A68FC" w:rsidRPr="00204E2F">
              <w:rPr>
                <w:rStyle w:val="Hyperlink"/>
                <w:rFonts w:ascii="Times New Roman" w:eastAsia="Times New Roman" w:hAnsi="Times New Roman" w:cs="Times New Roman"/>
                <w:noProof/>
                <w:lang w:eastAsia="en-IN"/>
              </w:rPr>
              <w:t>Chapter 8:</w:t>
            </w:r>
            <w:r w:rsidR="004A68FC">
              <w:rPr>
                <w:noProof/>
                <w:webHidden/>
              </w:rPr>
              <w:tab/>
            </w:r>
            <w:r>
              <w:rPr>
                <w:noProof/>
                <w:webHidden/>
              </w:rPr>
              <w:fldChar w:fldCharType="begin"/>
            </w:r>
            <w:r w:rsidR="004A68FC">
              <w:rPr>
                <w:noProof/>
                <w:webHidden/>
              </w:rPr>
              <w:instrText xml:space="preserve"> PAGEREF _Toc227762205 \h </w:instrText>
            </w:r>
            <w:r>
              <w:rPr>
                <w:noProof/>
                <w:webHidden/>
              </w:rPr>
            </w:r>
            <w:r>
              <w:rPr>
                <w:noProof/>
                <w:webHidden/>
              </w:rPr>
              <w:fldChar w:fldCharType="separate"/>
            </w:r>
            <w:r w:rsidR="004A68FC">
              <w:rPr>
                <w:noProof/>
                <w:webHidden/>
              </w:rPr>
              <w:t>23</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06" w:history="1">
            <w:r w:rsidR="004A68FC" w:rsidRPr="00204E2F">
              <w:rPr>
                <w:rStyle w:val="Hyperlink"/>
                <w:noProof/>
              </w:rPr>
              <w:t>ROLES AND RESPONSIBILITIES</w:t>
            </w:r>
            <w:r w:rsidR="004A68FC">
              <w:rPr>
                <w:noProof/>
                <w:webHidden/>
              </w:rPr>
              <w:tab/>
            </w:r>
            <w:r>
              <w:rPr>
                <w:noProof/>
                <w:webHidden/>
              </w:rPr>
              <w:fldChar w:fldCharType="begin"/>
            </w:r>
            <w:r w:rsidR="004A68FC">
              <w:rPr>
                <w:noProof/>
                <w:webHidden/>
              </w:rPr>
              <w:instrText xml:space="preserve"> PAGEREF _Toc227762206 \h </w:instrText>
            </w:r>
            <w:r>
              <w:rPr>
                <w:noProof/>
                <w:webHidden/>
              </w:rPr>
            </w:r>
            <w:r>
              <w:rPr>
                <w:noProof/>
                <w:webHidden/>
              </w:rPr>
              <w:fldChar w:fldCharType="separate"/>
            </w:r>
            <w:r w:rsidR="004A68FC">
              <w:rPr>
                <w:noProof/>
                <w:webHidden/>
              </w:rPr>
              <w:t>23</w:t>
            </w:r>
            <w:r>
              <w:rPr>
                <w:noProof/>
                <w:webHidden/>
              </w:rPr>
              <w:fldChar w:fldCharType="end"/>
            </w:r>
          </w:hyperlink>
        </w:p>
        <w:p w:rsidR="004A68FC" w:rsidRDefault="008A147A">
          <w:pPr>
            <w:pStyle w:val="TOC2"/>
            <w:tabs>
              <w:tab w:val="right" w:leader="dot" w:pos="9016"/>
            </w:tabs>
            <w:rPr>
              <w:noProof/>
            </w:rPr>
          </w:pPr>
          <w:hyperlink w:anchor="_Toc227762207" w:history="1">
            <w:r w:rsidR="004A68FC" w:rsidRPr="00204E2F">
              <w:rPr>
                <w:rStyle w:val="Hyperlink"/>
                <w:rFonts w:ascii="Times New Roman" w:hAnsi="Times New Roman" w:cs="Times New Roman"/>
                <w:bCs/>
                <w:noProof/>
              </w:rPr>
              <w:t>Ronak Lodhi (24BCS10301) - Data Engineering Lead</w:t>
            </w:r>
            <w:r w:rsidR="004A68FC">
              <w:rPr>
                <w:noProof/>
                <w:webHidden/>
              </w:rPr>
              <w:tab/>
            </w:r>
            <w:r>
              <w:rPr>
                <w:noProof/>
                <w:webHidden/>
              </w:rPr>
              <w:fldChar w:fldCharType="begin"/>
            </w:r>
            <w:r w:rsidR="004A68FC">
              <w:rPr>
                <w:noProof/>
                <w:webHidden/>
              </w:rPr>
              <w:instrText xml:space="preserve"> PAGEREF _Toc227762207 \h </w:instrText>
            </w:r>
            <w:r>
              <w:rPr>
                <w:noProof/>
                <w:webHidden/>
              </w:rPr>
            </w:r>
            <w:r>
              <w:rPr>
                <w:noProof/>
                <w:webHidden/>
              </w:rPr>
              <w:fldChar w:fldCharType="separate"/>
            </w:r>
            <w:r w:rsidR="004A68FC">
              <w:rPr>
                <w:noProof/>
                <w:webHidden/>
              </w:rPr>
              <w:t>23</w:t>
            </w:r>
            <w:r>
              <w:rPr>
                <w:noProof/>
                <w:webHidden/>
              </w:rPr>
              <w:fldChar w:fldCharType="end"/>
            </w:r>
          </w:hyperlink>
        </w:p>
        <w:p w:rsidR="004A68FC" w:rsidRDefault="008A147A">
          <w:pPr>
            <w:pStyle w:val="TOC2"/>
            <w:tabs>
              <w:tab w:val="right" w:leader="dot" w:pos="9016"/>
            </w:tabs>
            <w:rPr>
              <w:noProof/>
            </w:rPr>
          </w:pPr>
          <w:hyperlink w:anchor="_Toc227762208" w:history="1">
            <w:r w:rsidR="004A68FC" w:rsidRPr="00204E2F">
              <w:rPr>
                <w:rStyle w:val="Hyperlink"/>
                <w:rFonts w:ascii="Times New Roman" w:hAnsi="Times New Roman" w:cs="Times New Roman"/>
                <w:bCs/>
                <w:noProof/>
              </w:rPr>
              <w:t>Archit Sharma (24BCS10412) - Analysis and Chart Strategy Lead</w:t>
            </w:r>
            <w:r w:rsidR="004A68FC">
              <w:rPr>
                <w:noProof/>
                <w:webHidden/>
              </w:rPr>
              <w:tab/>
            </w:r>
            <w:r>
              <w:rPr>
                <w:noProof/>
                <w:webHidden/>
              </w:rPr>
              <w:fldChar w:fldCharType="begin"/>
            </w:r>
            <w:r w:rsidR="004A68FC">
              <w:rPr>
                <w:noProof/>
                <w:webHidden/>
              </w:rPr>
              <w:instrText xml:space="preserve"> PAGEREF _Toc227762208 \h </w:instrText>
            </w:r>
            <w:r>
              <w:rPr>
                <w:noProof/>
                <w:webHidden/>
              </w:rPr>
            </w:r>
            <w:r>
              <w:rPr>
                <w:noProof/>
                <w:webHidden/>
              </w:rPr>
              <w:fldChar w:fldCharType="separate"/>
            </w:r>
            <w:r w:rsidR="004A68FC">
              <w:rPr>
                <w:noProof/>
                <w:webHidden/>
              </w:rPr>
              <w:t>23</w:t>
            </w:r>
            <w:r>
              <w:rPr>
                <w:noProof/>
                <w:webHidden/>
              </w:rPr>
              <w:fldChar w:fldCharType="end"/>
            </w:r>
          </w:hyperlink>
        </w:p>
        <w:p w:rsidR="004A68FC" w:rsidRDefault="008A147A">
          <w:pPr>
            <w:pStyle w:val="TOC2"/>
            <w:tabs>
              <w:tab w:val="right" w:leader="dot" w:pos="9016"/>
            </w:tabs>
            <w:rPr>
              <w:noProof/>
            </w:rPr>
          </w:pPr>
          <w:hyperlink w:anchor="_Toc227762209" w:history="1">
            <w:r w:rsidR="004A68FC" w:rsidRPr="00204E2F">
              <w:rPr>
                <w:rStyle w:val="Hyperlink"/>
                <w:rFonts w:ascii="Times New Roman" w:hAnsi="Times New Roman" w:cs="Times New Roman"/>
                <w:bCs/>
                <w:noProof/>
              </w:rPr>
              <w:t>Jatin Kumar (24BCS10523) - Visualization, Web Interface, and Report Lead</w:t>
            </w:r>
            <w:r w:rsidR="004A68FC">
              <w:rPr>
                <w:noProof/>
                <w:webHidden/>
              </w:rPr>
              <w:tab/>
            </w:r>
            <w:r>
              <w:rPr>
                <w:noProof/>
                <w:webHidden/>
              </w:rPr>
              <w:fldChar w:fldCharType="begin"/>
            </w:r>
            <w:r w:rsidR="004A68FC">
              <w:rPr>
                <w:noProof/>
                <w:webHidden/>
              </w:rPr>
              <w:instrText xml:space="preserve"> PAGEREF _Toc227762209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10" w:history="1">
            <w:r w:rsidR="004A68FC" w:rsidRPr="00204E2F">
              <w:rPr>
                <w:rStyle w:val="Hyperlink"/>
                <w:rFonts w:ascii="Times New Roman" w:eastAsia="Times New Roman" w:hAnsi="Times New Roman" w:cs="Times New Roman"/>
                <w:noProof/>
                <w:lang w:eastAsia="en-IN"/>
              </w:rPr>
              <w:t>Chapter 9:</w:t>
            </w:r>
            <w:r w:rsidR="004A68FC">
              <w:rPr>
                <w:noProof/>
                <w:webHidden/>
              </w:rPr>
              <w:tab/>
            </w:r>
            <w:r>
              <w:rPr>
                <w:noProof/>
                <w:webHidden/>
              </w:rPr>
              <w:fldChar w:fldCharType="begin"/>
            </w:r>
            <w:r w:rsidR="004A68FC">
              <w:rPr>
                <w:noProof/>
                <w:webHidden/>
              </w:rPr>
              <w:instrText xml:space="preserve"> PAGEREF _Toc227762210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11" w:history="1">
            <w:r w:rsidR="004A68FC" w:rsidRPr="00204E2F">
              <w:rPr>
                <w:rStyle w:val="Hyperlink"/>
                <w:noProof/>
              </w:rPr>
              <w:t>PYTHON LIBRARIES &amp; TECHNOLOGY STACK</w:t>
            </w:r>
            <w:r w:rsidR="004A68FC">
              <w:rPr>
                <w:noProof/>
                <w:webHidden/>
              </w:rPr>
              <w:tab/>
            </w:r>
            <w:r>
              <w:rPr>
                <w:noProof/>
                <w:webHidden/>
              </w:rPr>
              <w:fldChar w:fldCharType="begin"/>
            </w:r>
            <w:r w:rsidR="004A68FC">
              <w:rPr>
                <w:noProof/>
                <w:webHidden/>
              </w:rPr>
              <w:instrText xml:space="preserve"> PAGEREF _Toc227762211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2"/>
            <w:tabs>
              <w:tab w:val="right" w:leader="dot" w:pos="9016"/>
            </w:tabs>
            <w:rPr>
              <w:noProof/>
            </w:rPr>
          </w:pPr>
          <w:hyperlink w:anchor="_Toc227762212" w:history="1">
            <w:r w:rsidR="004A68FC" w:rsidRPr="00204E2F">
              <w:rPr>
                <w:rStyle w:val="Hyperlink"/>
                <w:rFonts w:ascii="Times New Roman" w:hAnsi="Times New Roman" w:cs="Times New Roman"/>
                <w:bCs/>
                <w:noProof/>
              </w:rPr>
              <w:t>Library</w:t>
            </w:r>
            <w:r w:rsidR="004A68FC">
              <w:rPr>
                <w:noProof/>
                <w:webHidden/>
              </w:rPr>
              <w:tab/>
            </w:r>
            <w:r>
              <w:rPr>
                <w:noProof/>
                <w:webHidden/>
              </w:rPr>
              <w:fldChar w:fldCharType="begin"/>
            </w:r>
            <w:r w:rsidR="004A68FC">
              <w:rPr>
                <w:noProof/>
                <w:webHidden/>
              </w:rPr>
              <w:instrText xml:space="preserve"> PAGEREF _Toc227762212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2"/>
            <w:tabs>
              <w:tab w:val="right" w:leader="dot" w:pos="9016"/>
            </w:tabs>
            <w:rPr>
              <w:noProof/>
            </w:rPr>
          </w:pPr>
          <w:hyperlink w:anchor="_Toc227762213" w:history="1">
            <w:r w:rsidR="004A68FC" w:rsidRPr="00204E2F">
              <w:rPr>
                <w:rStyle w:val="Hyperlink"/>
                <w:rFonts w:ascii="Times New Roman" w:hAnsi="Times New Roman" w:cs="Times New Roman"/>
                <w:bCs/>
                <w:noProof/>
              </w:rPr>
              <w:t>Version</w:t>
            </w:r>
            <w:r w:rsidR="004A68FC">
              <w:rPr>
                <w:noProof/>
                <w:webHidden/>
              </w:rPr>
              <w:tab/>
            </w:r>
            <w:r>
              <w:rPr>
                <w:noProof/>
                <w:webHidden/>
              </w:rPr>
              <w:fldChar w:fldCharType="begin"/>
            </w:r>
            <w:r w:rsidR="004A68FC">
              <w:rPr>
                <w:noProof/>
                <w:webHidden/>
              </w:rPr>
              <w:instrText xml:space="preserve"> PAGEREF _Toc227762213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2"/>
            <w:tabs>
              <w:tab w:val="right" w:leader="dot" w:pos="9016"/>
            </w:tabs>
            <w:rPr>
              <w:noProof/>
            </w:rPr>
          </w:pPr>
          <w:hyperlink w:anchor="_Toc227762214" w:history="1">
            <w:r w:rsidR="004A68FC" w:rsidRPr="00204E2F">
              <w:rPr>
                <w:rStyle w:val="Hyperlink"/>
                <w:rFonts w:ascii="Times New Roman" w:hAnsi="Times New Roman" w:cs="Times New Roman"/>
                <w:bCs/>
                <w:noProof/>
              </w:rPr>
              <w:t>Purpose</w:t>
            </w:r>
            <w:r w:rsidR="004A68FC">
              <w:rPr>
                <w:noProof/>
                <w:webHidden/>
              </w:rPr>
              <w:tab/>
            </w:r>
            <w:r>
              <w:rPr>
                <w:noProof/>
                <w:webHidden/>
              </w:rPr>
              <w:fldChar w:fldCharType="begin"/>
            </w:r>
            <w:r w:rsidR="004A68FC">
              <w:rPr>
                <w:noProof/>
                <w:webHidden/>
              </w:rPr>
              <w:instrText xml:space="preserve"> PAGEREF _Toc227762214 \h </w:instrText>
            </w:r>
            <w:r>
              <w:rPr>
                <w:noProof/>
                <w:webHidden/>
              </w:rPr>
            </w:r>
            <w:r>
              <w:rPr>
                <w:noProof/>
                <w:webHidden/>
              </w:rPr>
              <w:fldChar w:fldCharType="separate"/>
            </w:r>
            <w:r w:rsidR="004A68FC">
              <w:rPr>
                <w:noProof/>
                <w:webHidden/>
              </w:rPr>
              <w:t>24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15" w:history="1">
            <w:r w:rsidR="004A68FC" w:rsidRPr="00204E2F">
              <w:rPr>
                <w:rStyle w:val="Hyperlink"/>
                <w:noProof/>
              </w:rPr>
              <w:t>Why Python?</w:t>
            </w:r>
            <w:r w:rsidR="004A68FC">
              <w:rPr>
                <w:noProof/>
                <w:webHidden/>
              </w:rPr>
              <w:tab/>
            </w:r>
            <w:r>
              <w:rPr>
                <w:noProof/>
                <w:webHidden/>
              </w:rPr>
              <w:fldChar w:fldCharType="begin"/>
            </w:r>
            <w:r w:rsidR="004A68FC">
              <w:rPr>
                <w:noProof/>
                <w:webHidden/>
              </w:rPr>
              <w:instrText xml:space="preserve"> PAGEREF _Toc227762215 \h </w:instrText>
            </w:r>
            <w:r>
              <w:rPr>
                <w:noProof/>
                <w:webHidden/>
              </w:rPr>
            </w:r>
            <w:r>
              <w:rPr>
                <w:noProof/>
                <w:webHidden/>
              </w:rPr>
              <w:fldChar w:fldCharType="separate"/>
            </w:r>
            <w:r w:rsidR="004A68FC">
              <w:rPr>
                <w:noProof/>
                <w:webHidden/>
              </w:rPr>
              <w:t>25</w:t>
            </w:r>
            <w:r>
              <w:rPr>
                <w:noProof/>
                <w:webHidden/>
              </w:rPr>
              <w:fldChar w:fldCharType="end"/>
            </w:r>
          </w:hyperlink>
        </w:p>
        <w:p w:rsidR="004A68FC" w:rsidRDefault="008A147A">
          <w:pPr>
            <w:pStyle w:val="TOC2"/>
            <w:tabs>
              <w:tab w:val="right" w:leader="dot" w:pos="9016"/>
            </w:tabs>
            <w:rPr>
              <w:noProof/>
            </w:rPr>
          </w:pPr>
          <w:hyperlink w:anchor="_Toc227762216" w:history="1">
            <w:r w:rsidR="004A68FC" w:rsidRPr="00204E2F">
              <w:rPr>
                <w:rStyle w:val="Hyperlink"/>
                <w:rFonts w:ascii="Times New Roman" w:hAnsi="Times New Roman" w:cs="Times New Roman"/>
                <w:bCs/>
                <w:noProof/>
              </w:rPr>
              <w:t>CHART SELECTION GUIDE</w:t>
            </w:r>
            <w:r w:rsidR="004A68FC">
              <w:rPr>
                <w:noProof/>
                <w:webHidden/>
              </w:rPr>
              <w:tab/>
            </w:r>
            <w:r>
              <w:rPr>
                <w:noProof/>
                <w:webHidden/>
              </w:rPr>
              <w:fldChar w:fldCharType="begin"/>
            </w:r>
            <w:r w:rsidR="004A68FC">
              <w:rPr>
                <w:noProof/>
                <w:webHidden/>
              </w:rPr>
              <w:instrText xml:space="preserve"> PAGEREF _Toc227762216 \h </w:instrText>
            </w:r>
            <w:r>
              <w:rPr>
                <w:noProof/>
                <w:webHidden/>
              </w:rPr>
            </w:r>
            <w:r>
              <w:rPr>
                <w:noProof/>
                <w:webHidden/>
              </w:rPr>
              <w:fldChar w:fldCharType="separate"/>
            </w:r>
            <w:r w:rsidR="004A68FC">
              <w:rPr>
                <w:noProof/>
                <w:webHidden/>
              </w:rPr>
              <w:t>25</w:t>
            </w:r>
            <w:r>
              <w:rPr>
                <w:noProof/>
                <w:webHidden/>
              </w:rPr>
              <w:fldChar w:fldCharType="end"/>
            </w:r>
          </w:hyperlink>
        </w:p>
        <w:p w:rsidR="004A68FC" w:rsidRDefault="008A147A">
          <w:pPr>
            <w:pStyle w:val="TOC2"/>
            <w:tabs>
              <w:tab w:val="right" w:leader="dot" w:pos="9016"/>
            </w:tabs>
            <w:rPr>
              <w:noProof/>
            </w:rPr>
          </w:pPr>
          <w:hyperlink w:anchor="_Toc227762217" w:history="1">
            <w:r w:rsidR="004A68FC" w:rsidRPr="00204E2F">
              <w:rPr>
                <w:rStyle w:val="Hyperlink"/>
                <w:rFonts w:ascii="Times New Roman" w:hAnsi="Times New Roman" w:cs="Times New Roman"/>
                <w:bCs/>
                <w:noProof/>
              </w:rPr>
              <w:t>Data Type</w:t>
            </w:r>
            <w:r w:rsidR="004A68FC">
              <w:rPr>
                <w:noProof/>
                <w:webHidden/>
              </w:rPr>
              <w:tab/>
            </w:r>
            <w:r>
              <w:rPr>
                <w:noProof/>
                <w:webHidden/>
              </w:rPr>
              <w:fldChar w:fldCharType="begin"/>
            </w:r>
            <w:r w:rsidR="004A68FC">
              <w:rPr>
                <w:noProof/>
                <w:webHidden/>
              </w:rPr>
              <w:instrText xml:space="preserve"> PAGEREF _Toc227762217 \h </w:instrText>
            </w:r>
            <w:r>
              <w:rPr>
                <w:noProof/>
                <w:webHidden/>
              </w:rPr>
            </w:r>
            <w:r>
              <w:rPr>
                <w:noProof/>
                <w:webHidden/>
              </w:rPr>
              <w:fldChar w:fldCharType="separate"/>
            </w:r>
            <w:r w:rsidR="004A68FC">
              <w:rPr>
                <w:noProof/>
                <w:webHidden/>
              </w:rPr>
              <w:t>25</w:t>
            </w:r>
            <w:r>
              <w:rPr>
                <w:noProof/>
                <w:webHidden/>
              </w:rPr>
              <w:fldChar w:fldCharType="end"/>
            </w:r>
          </w:hyperlink>
        </w:p>
        <w:p w:rsidR="004A68FC" w:rsidRDefault="008A147A">
          <w:pPr>
            <w:pStyle w:val="TOC2"/>
            <w:tabs>
              <w:tab w:val="right" w:leader="dot" w:pos="9016"/>
            </w:tabs>
            <w:rPr>
              <w:noProof/>
            </w:rPr>
          </w:pPr>
          <w:hyperlink w:anchor="_Toc227762218" w:history="1">
            <w:r w:rsidR="004A68FC" w:rsidRPr="00204E2F">
              <w:rPr>
                <w:rStyle w:val="Hyperlink"/>
                <w:rFonts w:ascii="Times New Roman" w:hAnsi="Times New Roman" w:cs="Times New Roman"/>
                <w:bCs/>
                <w:noProof/>
              </w:rPr>
              <w:t>Chart Type</w:t>
            </w:r>
            <w:r w:rsidR="004A68FC">
              <w:rPr>
                <w:noProof/>
                <w:webHidden/>
              </w:rPr>
              <w:tab/>
            </w:r>
            <w:r>
              <w:rPr>
                <w:noProof/>
                <w:webHidden/>
              </w:rPr>
              <w:fldChar w:fldCharType="begin"/>
            </w:r>
            <w:r w:rsidR="004A68FC">
              <w:rPr>
                <w:noProof/>
                <w:webHidden/>
              </w:rPr>
              <w:instrText xml:space="preserve"> PAGEREF _Toc227762218 \h </w:instrText>
            </w:r>
            <w:r>
              <w:rPr>
                <w:noProof/>
                <w:webHidden/>
              </w:rPr>
            </w:r>
            <w:r>
              <w:rPr>
                <w:noProof/>
                <w:webHidden/>
              </w:rPr>
              <w:fldChar w:fldCharType="separate"/>
            </w:r>
            <w:r w:rsidR="004A68FC">
              <w:rPr>
                <w:noProof/>
                <w:webHidden/>
              </w:rPr>
              <w:t>25</w:t>
            </w:r>
            <w:r>
              <w:rPr>
                <w:noProof/>
                <w:webHidden/>
              </w:rPr>
              <w:fldChar w:fldCharType="end"/>
            </w:r>
          </w:hyperlink>
        </w:p>
        <w:p w:rsidR="004A68FC" w:rsidRDefault="008A147A">
          <w:pPr>
            <w:pStyle w:val="TOC2"/>
            <w:tabs>
              <w:tab w:val="right" w:leader="dot" w:pos="9016"/>
            </w:tabs>
            <w:rPr>
              <w:noProof/>
            </w:rPr>
          </w:pPr>
          <w:hyperlink w:anchor="_Toc227762219" w:history="1">
            <w:r w:rsidR="004A68FC" w:rsidRPr="00204E2F">
              <w:rPr>
                <w:rStyle w:val="Hyperlink"/>
                <w:rFonts w:ascii="Times New Roman" w:hAnsi="Times New Roman" w:cs="Times New Roman"/>
                <w:bCs/>
                <w:noProof/>
              </w:rPr>
              <w:t>Use Case</w:t>
            </w:r>
            <w:r w:rsidR="004A68FC">
              <w:rPr>
                <w:noProof/>
                <w:webHidden/>
              </w:rPr>
              <w:tab/>
            </w:r>
            <w:r>
              <w:rPr>
                <w:noProof/>
                <w:webHidden/>
              </w:rPr>
              <w:fldChar w:fldCharType="begin"/>
            </w:r>
            <w:r w:rsidR="004A68FC">
              <w:rPr>
                <w:noProof/>
                <w:webHidden/>
              </w:rPr>
              <w:instrText xml:space="preserve"> PAGEREF _Toc227762219 \h </w:instrText>
            </w:r>
            <w:r>
              <w:rPr>
                <w:noProof/>
                <w:webHidden/>
              </w:rPr>
            </w:r>
            <w:r>
              <w:rPr>
                <w:noProof/>
                <w:webHidden/>
              </w:rPr>
              <w:fldChar w:fldCharType="separate"/>
            </w:r>
            <w:r w:rsidR="004A68FC">
              <w:rPr>
                <w:noProof/>
                <w:webHidden/>
              </w:rPr>
              <w:t>25</w:t>
            </w:r>
            <w:r>
              <w:rPr>
                <w:noProof/>
                <w:webHidden/>
              </w:rPr>
              <w:fldChar w:fldCharType="end"/>
            </w:r>
          </w:hyperlink>
        </w:p>
        <w:p w:rsidR="004A68FC" w:rsidRDefault="008A147A">
          <w:pPr>
            <w:pStyle w:val="TOC2"/>
            <w:tabs>
              <w:tab w:val="right" w:leader="dot" w:pos="9016"/>
            </w:tabs>
            <w:rPr>
              <w:noProof/>
            </w:rPr>
          </w:pPr>
          <w:hyperlink w:anchor="_Toc227762220" w:history="1">
            <w:r w:rsidR="004A68FC" w:rsidRPr="00204E2F">
              <w:rPr>
                <w:rStyle w:val="Hyperlink"/>
                <w:rFonts w:ascii="Times New Roman" w:hAnsi="Times New Roman" w:cs="Times New Roman"/>
                <w:bCs/>
                <w:noProof/>
              </w:rPr>
              <w:t>Automated Chart Recommendation Logic</w:t>
            </w:r>
            <w:r w:rsidR="004A68FC">
              <w:rPr>
                <w:noProof/>
                <w:webHidden/>
              </w:rPr>
              <w:tab/>
            </w:r>
            <w:r>
              <w:rPr>
                <w:noProof/>
                <w:webHidden/>
              </w:rPr>
              <w:fldChar w:fldCharType="begin"/>
            </w:r>
            <w:r w:rsidR="004A68FC">
              <w:rPr>
                <w:noProof/>
                <w:webHidden/>
              </w:rPr>
              <w:instrText xml:space="preserve"> PAGEREF _Toc227762220 \h </w:instrText>
            </w:r>
            <w:r>
              <w:rPr>
                <w:noProof/>
                <w:webHidden/>
              </w:rPr>
            </w:r>
            <w:r>
              <w:rPr>
                <w:noProof/>
                <w:webHidden/>
              </w:rPr>
              <w:fldChar w:fldCharType="separate"/>
            </w:r>
            <w:r w:rsidR="004A68FC">
              <w:rPr>
                <w:noProof/>
                <w:webHidden/>
              </w:rPr>
              <w:t>26</w:t>
            </w:r>
            <w:r>
              <w:rPr>
                <w:noProof/>
                <w:webHidden/>
              </w:rPr>
              <w:fldChar w:fldCharType="end"/>
            </w:r>
          </w:hyperlink>
        </w:p>
        <w:p w:rsidR="004A68FC" w:rsidRDefault="008A147A">
          <w:pPr>
            <w:pStyle w:val="TOC2"/>
            <w:tabs>
              <w:tab w:val="right" w:leader="dot" w:pos="9016"/>
            </w:tabs>
            <w:rPr>
              <w:noProof/>
            </w:rPr>
          </w:pPr>
          <w:hyperlink w:anchor="_Toc227762221" w:history="1">
            <w:r w:rsidR="004A68FC" w:rsidRPr="00204E2F">
              <w:rPr>
                <w:rStyle w:val="Hyperlink"/>
                <w:rFonts w:ascii="Times New Roman" w:hAnsi="Times New Roman" w:cs="Times New Roman"/>
                <w:bCs/>
                <w:noProof/>
              </w:rPr>
              <w:t>DATA CLEANING - DEEP DIVE</w:t>
            </w:r>
            <w:r w:rsidR="004A68FC">
              <w:rPr>
                <w:noProof/>
                <w:webHidden/>
              </w:rPr>
              <w:tab/>
            </w:r>
            <w:r>
              <w:rPr>
                <w:noProof/>
                <w:webHidden/>
              </w:rPr>
              <w:fldChar w:fldCharType="begin"/>
            </w:r>
            <w:r w:rsidR="004A68FC">
              <w:rPr>
                <w:noProof/>
                <w:webHidden/>
              </w:rPr>
              <w:instrText xml:space="preserve"> PAGEREF _Toc227762221 \h </w:instrText>
            </w:r>
            <w:r>
              <w:rPr>
                <w:noProof/>
                <w:webHidden/>
              </w:rPr>
            </w:r>
            <w:r>
              <w:rPr>
                <w:noProof/>
                <w:webHidden/>
              </w:rPr>
              <w:fldChar w:fldCharType="separate"/>
            </w:r>
            <w:r w:rsidR="004A68FC">
              <w:rPr>
                <w:noProof/>
                <w:webHidden/>
              </w:rPr>
              <w:t>26</w:t>
            </w:r>
            <w:r>
              <w:rPr>
                <w:noProof/>
                <w:webHidden/>
              </w:rPr>
              <w:fldChar w:fldCharType="end"/>
            </w:r>
          </w:hyperlink>
        </w:p>
        <w:p w:rsidR="004A68FC" w:rsidRDefault="008A147A">
          <w:pPr>
            <w:pStyle w:val="TOC2"/>
            <w:tabs>
              <w:tab w:val="right" w:leader="dot" w:pos="9016"/>
            </w:tabs>
            <w:rPr>
              <w:noProof/>
            </w:rPr>
          </w:pPr>
          <w:hyperlink w:anchor="_Toc227762222" w:history="1">
            <w:r w:rsidR="004A68FC" w:rsidRPr="00204E2F">
              <w:rPr>
                <w:rStyle w:val="Hyperlink"/>
                <w:rFonts w:ascii="Times New Roman" w:hAnsi="Times New Roman" w:cs="Times New Roman"/>
                <w:bCs/>
                <w:noProof/>
              </w:rPr>
              <w:t>Missing Value Treatment</w:t>
            </w:r>
            <w:r w:rsidR="004A68FC">
              <w:rPr>
                <w:noProof/>
                <w:webHidden/>
              </w:rPr>
              <w:tab/>
            </w:r>
            <w:r>
              <w:rPr>
                <w:noProof/>
                <w:webHidden/>
              </w:rPr>
              <w:fldChar w:fldCharType="begin"/>
            </w:r>
            <w:r w:rsidR="004A68FC">
              <w:rPr>
                <w:noProof/>
                <w:webHidden/>
              </w:rPr>
              <w:instrText xml:space="preserve"> PAGEREF _Toc227762222 \h </w:instrText>
            </w:r>
            <w:r>
              <w:rPr>
                <w:noProof/>
                <w:webHidden/>
              </w:rPr>
            </w:r>
            <w:r>
              <w:rPr>
                <w:noProof/>
                <w:webHidden/>
              </w:rPr>
              <w:fldChar w:fldCharType="separate"/>
            </w:r>
            <w:r w:rsidR="004A68FC">
              <w:rPr>
                <w:noProof/>
                <w:webHidden/>
              </w:rPr>
              <w:t>26</w:t>
            </w:r>
            <w:r>
              <w:rPr>
                <w:noProof/>
                <w:webHidden/>
              </w:rPr>
              <w:fldChar w:fldCharType="end"/>
            </w:r>
          </w:hyperlink>
        </w:p>
        <w:p w:rsidR="004A68FC" w:rsidRDefault="008A147A">
          <w:pPr>
            <w:pStyle w:val="TOC2"/>
            <w:tabs>
              <w:tab w:val="right" w:leader="dot" w:pos="9016"/>
            </w:tabs>
            <w:rPr>
              <w:noProof/>
            </w:rPr>
          </w:pPr>
          <w:hyperlink w:anchor="_Toc227762223" w:history="1">
            <w:r w:rsidR="004A68FC" w:rsidRPr="00204E2F">
              <w:rPr>
                <w:rStyle w:val="Hyperlink"/>
                <w:rFonts w:ascii="Times New Roman" w:hAnsi="Times New Roman" w:cs="Times New Roman"/>
                <w:bCs/>
                <w:noProof/>
              </w:rPr>
              <w:t>Duplicate Record Removal</w:t>
            </w:r>
            <w:r w:rsidR="004A68FC">
              <w:rPr>
                <w:noProof/>
                <w:webHidden/>
              </w:rPr>
              <w:tab/>
            </w:r>
            <w:r>
              <w:rPr>
                <w:noProof/>
                <w:webHidden/>
              </w:rPr>
              <w:fldChar w:fldCharType="begin"/>
            </w:r>
            <w:r w:rsidR="004A68FC">
              <w:rPr>
                <w:noProof/>
                <w:webHidden/>
              </w:rPr>
              <w:instrText xml:space="preserve"> PAGEREF _Toc227762223 \h </w:instrText>
            </w:r>
            <w:r>
              <w:rPr>
                <w:noProof/>
                <w:webHidden/>
              </w:rPr>
            </w:r>
            <w:r>
              <w:rPr>
                <w:noProof/>
                <w:webHidden/>
              </w:rPr>
              <w:fldChar w:fldCharType="separate"/>
            </w:r>
            <w:r w:rsidR="004A68FC">
              <w:rPr>
                <w:noProof/>
                <w:webHidden/>
              </w:rPr>
              <w:t>26</w:t>
            </w:r>
            <w:r>
              <w:rPr>
                <w:noProof/>
                <w:webHidden/>
              </w:rPr>
              <w:fldChar w:fldCharType="end"/>
            </w:r>
          </w:hyperlink>
        </w:p>
        <w:p w:rsidR="004A68FC" w:rsidRDefault="008A147A">
          <w:pPr>
            <w:pStyle w:val="TOC2"/>
            <w:tabs>
              <w:tab w:val="right" w:leader="dot" w:pos="9016"/>
            </w:tabs>
            <w:rPr>
              <w:noProof/>
            </w:rPr>
          </w:pPr>
          <w:hyperlink w:anchor="_Toc227762224" w:history="1">
            <w:r w:rsidR="004A68FC" w:rsidRPr="00204E2F">
              <w:rPr>
                <w:rStyle w:val="Hyperlink"/>
                <w:rFonts w:ascii="Times New Roman" w:hAnsi="Times New Roman" w:cs="Times New Roman"/>
                <w:bCs/>
                <w:noProof/>
              </w:rPr>
              <w:t>Data Type Standardization</w:t>
            </w:r>
            <w:r w:rsidR="004A68FC">
              <w:rPr>
                <w:noProof/>
                <w:webHidden/>
              </w:rPr>
              <w:tab/>
            </w:r>
            <w:r>
              <w:rPr>
                <w:noProof/>
                <w:webHidden/>
              </w:rPr>
              <w:fldChar w:fldCharType="begin"/>
            </w:r>
            <w:r w:rsidR="004A68FC">
              <w:rPr>
                <w:noProof/>
                <w:webHidden/>
              </w:rPr>
              <w:instrText xml:space="preserve"> PAGEREF _Toc227762224 \h </w:instrText>
            </w:r>
            <w:r>
              <w:rPr>
                <w:noProof/>
                <w:webHidden/>
              </w:rPr>
            </w:r>
            <w:r>
              <w:rPr>
                <w:noProof/>
                <w:webHidden/>
              </w:rPr>
              <w:fldChar w:fldCharType="separate"/>
            </w:r>
            <w:r w:rsidR="004A68FC">
              <w:rPr>
                <w:noProof/>
                <w:webHidden/>
              </w:rPr>
              <w:t>26</w:t>
            </w:r>
            <w:r>
              <w:rPr>
                <w:noProof/>
                <w:webHidden/>
              </w:rPr>
              <w:fldChar w:fldCharType="end"/>
            </w:r>
          </w:hyperlink>
        </w:p>
        <w:p w:rsidR="004A68FC" w:rsidRDefault="008A147A">
          <w:pPr>
            <w:pStyle w:val="TOC2"/>
            <w:tabs>
              <w:tab w:val="right" w:leader="dot" w:pos="9016"/>
            </w:tabs>
            <w:rPr>
              <w:noProof/>
            </w:rPr>
          </w:pPr>
          <w:hyperlink w:anchor="_Toc227762225" w:history="1">
            <w:r w:rsidR="004A68FC" w:rsidRPr="00204E2F">
              <w:rPr>
                <w:rStyle w:val="Hyperlink"/>
                <w:rFonts w:ascii="Times New Roman" w:hAnsi="Times New Roman" w:cs="Times New Roman"/>
                <w:bCs/>
                <w:noProof/>
              </w:rPr>
              <w:t>Outlier Detection and Handling</w:t>
            </w:r>
            <w:r w:rsidR="004A68FC">
              <w:rPr>
                <w:noProof/>
                <w:webHidden/>
              </w:rPr>
              <w:tab/>
            </w:r>
            <w:r>
              <w:rPr>
                <w:noProof/>
                <w:webHidden/>
              </w:rPr>
              <w:fldChar w:fldCharType="begin"/>
            </w:r>
            <w:r w:rsidR="004A68FC">
              <w:rPr>
                <w:noProof/>
                <w:webHidden/>
              </w:rPr>
              <w:instrText xml:space="preserve"> PAGEREF _Toc227762225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26" w:history="1">
            <w:r w:rsidR="004A68FC" w:rsidRPr="00204E2F">
              <w:rPr>
                <w:rStyle w:val="Hyperlink"/>
                <w:rFonts w:ascii="Times New Roman" w:hAnsi="Times New Roman" w:cs="Times New Roman"/>
                <w:bCs/>
                <w:noProof/>
              </w:rPr>
              <w:t>EXPLORATORY DATA ANALYSIS (EDA)</w:t>
            </w:r>
            <w:r w:rsidR="004A68FC">
              <w:rPr>
                <w:noProof/>
                <w:webHidden/>
              </w:rPr>
              <w:tab/>
            </w:r>
            <w:r>
              <w:rPr>
                <w:noProof/>
                <w:webHidden/>
              </w:rPr>
              <w:fldChar w:fldCharType="begin"/>
            </w:r>
            <w:r w:rsidR="004A68FC">
              <w:rPr>
                <w:noProof/>
                <w:webHidden/>
              </w:rPr>
              <w:instrText xml:space="preserve"> PAGEREF _Toc227762226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27" w:history="1">
            <w:r w:rsidR="004A68FC" w:rsidRPr="00204E2F">
              <w:rPr>
                <w:rStyle w:val="Hyperlink"/>
                <w:rFonts w:ascii="Times New Roman" w:hAnsi="Times New Roman" w:cs="Times New Roman"/>
                <w:bCs/>
                <w:noProof/>
              </w:rPr>
              <w:t>Univariate Analysis</w:t>
            </w:r>
            <w:r w:rsidR="004A68FC">
              <w:rPr>
                <w:noProof/>
                <w:webHidden/>
              </w:rPr>
              <w:tab/>
            </w:r>
            <w:r>
              <w:rPr>
                <w:noProof/>
                <w:webHidden/>
              </w:rPr>
              <w:fldChar w:fldCharType="begin"/>
            </w:r>
            <w:r w:rsidR="004A68FC">
              <w:rPr>
                <w:noProof/>
                <w:webHidden/>
              </w:rPr>
              <w:instrText xml:space="preserve"> PAGEREF _Toc227762227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28" w:history="1">
            <w:r w:rsidR="004A68FC" w:rsidRPr="00204E2F">
              <w:rPr>
                <w:rStyle w:val="Hyperlink"/>
                <w:rFonts w:ascii="Times New Roman" w:hAnsi="Times New Roman" w:cs="Times New Roman"/>
                <w:bCs/>
                <w:noProof/>
              </w:rPr>
              <w:t>Bivariate Analysis</w:t>
            </w:r>
            <w:r w:rsidR="004A68FC">
              <w:rPr>
                <w:noProof/>
                <w:webHidden/>
              </w:rPr>
              <w:tab/>
            </w:r>
            <w:r>
              <w:rPr>
                <w:noProof/>
                <w:webHidden/>
              </w:rPr>
              <w:fldChar w:fldCharType="begin"/>
            </w:r>
            <w:r w:rsidR="004A68FC">
              <w:rPr>
                <w:noProof/>
                <w:webHidden/>
              </w:rPr>
              <w:instrText xml:space="preserve"> PAGEREF _Toc227762228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29" w:history="1">
            <w:r w:rsidR="004A68FC" w:rsidRPr="00204E2F">
              <w:rPr>
                <w:rStyle w:val="Hyperlink"/>
                <w:rFonts w:ascii="Times New Roman" w:hAnsi="Times New Roman" w:cs="Times New Roman"/>
                <w:bCs/>
                <w:noProof/>
              </w:rPr>
              <w:t>Multivariate Analysis</w:t>
            </w:r>
            <w:r w:rsidR="004A68FC">
              <w:rPr>
                <w:noProof/>
                <w:webHidden/>
              </w:rPr>
              <w:tab/>
            </w:r>
            <w:r>
              <w:rPr>
                <w:noProof/>
                <w:webHidden/>
              </w:rPr>
              <w:fldChar w:fldCharType="begin"/>
            </w:r>
            <w:r w:rsidR="004A68FC">
              <w:rPr>
                <w:noProof/>
                <w:webHidden/>
              </w:rPr>
              <w:instrText xml:space="preserve"> PAGEREF _Toc227762229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30" w:history="1">
            <w:r w:rsidR="004A68FC" w:rsidRPr="00204E2F">
              <w:rPr>
                <w:rStyle w:val="Hyperlink"/>
                <w:rFonts w:ascii="Times New Roman" w:hAnsi="Times New Roman" w:cs="Times New Roman"/>
                <w:bCs/>
                <w:noProof/>
              </w:rPr>
              <w:t>Time Series Analysis</w:t>
            </w:r>
            <w:r w:rsidR="004A68FC">
              <w:rPr>
                <w:noProof/>
                <w:webHidden/>
              </w:rPr>
              <w:tab/>
            </w:r>
            <w:r>
              <w:rPr>
                <w:noProof/>
                <w:webHidden/>
              </w:rPr>
              <w:fldChar w:fldCharType="begin"/>
            </w:r>
            <w:r w:rsidR="004A68FC">
              <w:rPr>
                <w:noProof/>
                <w:webHidden/>
              </w:rPr>
              <w:instrText xml:space="preserve"> PAGEREF _Toc227762230 \h </w:instrText>
            </w:r>
            <w:r>
              <w:rPr>
                <w:noProof/>
                <w:webHidden/>
              </w:rPr>
            </w:r>
            <w:r>
              <w:rPr>
                <w:noProof/>
                <w:webHidden/>
              </w:rPr>
              <w:fldChar w:fldCharType="separate"/>
            </w:r>
            <w:r w:rsidR="004A68FC">
              <w:rPr>
                <w:noProof/>
                <w:webHidden/>
              </w:rPr>
              <w:t>27</w:t>
            </w:r>
            <w:r>
              <w:rPr>
                <w:noProof/>
                <w:webHidden/>
              </w:rPr>
              <w:fldChar w:fldCharType="end"/>
            </w:r>
          </w:hyperlink>
        </w:p>
        <w:p w:rsidR="004A68FC" w:rsidRDefault="008A147A">
          <w:pPr>
            <w:pStyle w:val="TOC2"/>
            <w:tabs>
              <w:tab w:val="right" w:leader="dot" w:pos="9016"/>
            </w:tabs>
            <w:rPr>
              <w:noProof/>
            </w:rPr>
          </w:pPr>
          <w:hyperlink w:anchor="_Toc227762231" w:history="1">
            <w:r w:rsidR="004A68FC" w:rsidRPr="00204E2F">
              <w:rPr>
                <w:rStyle w:val="Hyperlink"/>
                <w:noProof/>
              </w:rPr>
              <w:t>VISUALIZATION NARRATIVE FRAMEWORK</w:t>
            </w:r>
            <w:r w:rsidR="004A68FC">
              <w:rPr>
                <w:noProof/>
                <w:webHidden/>
              </w:rPr>
              <w:tab/>
            </w:r>
            <w:r>
              <w:rPr>
                <w:noProof/>
                <w:webHidden/>
              </w:rPr>
              <w:fldChar w:fldCharType="begin"/>
            </w:r>
            <w:r w:rsidR="004A68FC">
              <w:rPr>
                <w:noProof/>
                <w:webHidden/>
              </w:rPr>
              <w:instrText xml:space="preserve"> PAGEREF _Toc227762231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2"/>
            <w:tabs>
              <w:tab w:val="right" w:leader="dot" w:pos="9016"/>
            </w:tabs>
            <w:rPr>
              <w:noProof/>
            </w:rPr>
          </w:pPr>
          <w:hyperlink w:anchor="_Toc227762232" w:history="1">
            <w:r w:rsidR="004A68FC" w:rsidRPr="00204E2F">
              <w:rPr>
                <w:rStyle w:val="Hyperlink"/>
                <w:rFonts w:ascii="Times New Roman" w:hAnsi="Times New Roman" w:cs="Times New Roman"/>
                <w:bCs/>
                <w:noProof/>
              </w:rPr>
              <w:t>The SCQA Structure</w:t>
            </w:r>
            <w:r w:rsidR="004A68FC">
              <w:rPr>
                <w:noProof/>
                <w:webHidden/>
              </w:rPr>
              <w:tab/>
            </w:r>
            <w:r>
              <w:rPr>
                <w:noProof/>
                <w:webHidden/>
              </w:rPr>
              <w:fldChar w:fldCharType="begin"/>
            </w:r>
            <w:r w:rsidR="004A68FC">
              <w:rPr>
                <w:noProof/>
                <w:webHidden/>
              </w:rPr>
              <w:instrText xml:space="preserve"> PAGEREF _Toc227762232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2"/>
            <w:tabs>
              <w:tab w:val="right" w:leader="dot" w:pos="9016"/>
            </w:tabs>
            <w:rPr>
              <w:noProof/>
            </w:rPr>
          </w:pPr>
          <w:hyperlink w:anchor="_Toc227762233" w:history="1">
            <w:r w:rsidR="004A68FC" w:rsidRPr="00204E2F">
              <w:rPr>
                <w:rStyle w:val="Hyperlink"/>
                <w:rFonts w:ascii="Times New Roman" w:hAnsi="Times New Roman" w:cs="Times New Roman"/>
                <w:bCs/>
                <w:noProof/>
              </w:rPr>
              <w:t>Automatic Statistic Injection</w:t>
            </w:r>
            <w:r w:rsidR="004A68FC">
              <w:rPr>
                <w:noProof/>
                <w:webHidden/>
              </w:rPr>
              <w:tab/>
            </w:r>
            <w:r>
              <w:rPr>
                <w:noProof/>
                <w:webHidden/>
              </w:rPr>
              <w:fldChar w:fldCharType="begin"/>
            </w:r>
            <w:r w:rsidR="004A68FC">
              <w:rPr>
                <w:noProof/>
                <w:webHidden/>
              </w:rPr>
              <w:instrText xml:space="preserve"> PAGEREF _Toc227762233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2"/>
            <w:tabs>
              <w:tab w:val="right" w:leader="dot" w:pos="9016"/>
            </w:tabs>
            <w:rPr>
              <w:noProof/>
            </w:rPr>
          </w:pPr>
          <w:hyperlink w:anchor="_Toc227762234" w:history="1">
            <w:r w:rsidR="004A68FC" w:rsidRPr="00204E2F">
              <w:rPr>
                <w:rStyle w:val="Hyperlink"/>
                <w:rFonts w:ascii="Times New Roman" w:hAnsi="Times New Roman" w:cs="Times New Roman"/>
                <w:bCs/>
                <w:noProof/>
              </w:rPr>
              <w:t>Audience Adaptation</w:t>
            </w:r>
            <w:r w:rsidR="004A68FC">
              <w:rPr>
                <w:noProof/>
                <w:webHidden/>
              </w:rPr>
              <w:tab/>
            </w:r>
            <w:r>
              <w:rPr>
                <w:noProof/>
                <w:webHidden/>
              </w:rPr>
              <w:fldChar w:fldCharType="begin"/>
            </w:r>
            <w:r w:rsidR="004A68FC">
              <w:rPr>
                <w:noProof/>
                <w:webHidden/>
              </w:rPr>
              <w:instrText xml:space="preserve"> PAGEREF _Toc227762234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2"/>
            <w:tabs>
              <w:tab w:val="right" w:leader="dot" w:pos="9016"/>
            </w:tabs>
            <w:rPr>
              <w:noProof/>
            </w:rPr>
          </w:pPr>
          <w:hyperlink w:anchor="_Toc227762235" w:history="1">
            <w:r w:rsidR="004A68FC" w:rsidRPr="00204E2F">
              <w:rPr>
                <w:rStyle w:val="Hyperlink"/>
                <w:rFonts w:ascii="Times New Roman" w:hAnsi="Times New Roman" w:cs="Times New Roman"/>
                <w:bCs/>
                <w:noProof/>
              </w:rPr>
              <w:t>Narrative Quality Checks</w:t>
            </w:r>
            <w:r w:rsidR="004A68FC">
              <w:rPr>
                <w:noProof/>
                <w:webHidden/>
              </w:rPr>
              <w:tab/>
            </w:r>
            <w:r>
              <w:rPr>
                <w:noProof/>
                <w:webHidden/>
              </w:rPr>
              <w:fldChar w:fldCharType="begin"/>
            </w:r>
            <w:r w:rsidR="004A68FC">
              <w:rPr>
                <w:noProof/>
                <w:webHidden/>
              </w:rPr>
              <w:instrText xml:space="preserve"> PAGEREF _Toc227762235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36" w:history="1">
            <w:r w:rsidR="004A68FC" w:rsidRPr="00204E2F">
              <w:rPr>
                <w:rStyle w:val="Hyperlink"/>
                <w:noProof/>
              </w:rPr>
              <w:t>SYSTEM ARCHITECTURE</w:t>
            </w:r>
            <w:r w:rsidR="004A68FC">
              <w:rPr>
                <w:noProof/>
                <w:webHidden/>
              </w:rPr>
              <w:tab/>
            </w:r>
            <w:r>
              <w:rPr>
                <w:noProof/>
                <w:webHidden/>
              </w:rPr>
              <w:fldChar w:fldCharType="begin"/>
            </w:r>
            <w:r w:rsidR="004A68FC">
              <w:rPr>
                <w:noProof/>
                <w:webHidden/>
              </w:rPr>
              <w:instrText xml:space="preserve"> PAGEREF _Toc227762236 \h </w:instrText>
            </w:r>
            <w:r>
              <w:rPr>
                <w:noProof/>
                <w:webHidden/>
              </w:rPr>
            </w:r>
            <w:r>
              <w:rPr>
                <w:noProof/>
                <w:webHidden/>
              </w:rPr>
              <w:fldChar w:fldCharType="separate"/>
            </w:r>
            <w:r w:rsidR="004A68FC">
              <w:rPr>
                <w:noProof/>
                <w:webHidden/>
              </w:rPr>
              <w:t>28</w:t>
            </w:r>
            <w:r>
              <w:rPr>
                <w:noProof/>
                <w:webHidden/>
              </w:rPr>
              <w:fldChar w:fldCharType="end"/>
            </w:r>
          </w:hyperlink>
        </w:p>
        <w:p w:rsidR="004A68FC" w:rsidRDefault="008A147A">
          <w:pPr>
            <w:pStyle w:val="TOC2"/>
            <w:tabs>
              <w:tab w:val="right" w:leader="dot" w:pos="9016"/>
            </w:tabs>
            <w:rPr>
              <w:noProof/>
            </w:rPr>
          </w:pPr>
          <w:hyperlink w:anchor="_Toc227762237" w:history="1">
            <w:r w:rsidR="004A68FC" w:rsidRPr="00204E2F">
              <w:rPr>
                <w:rStyle w:val="Hyperlink"/>
                <w:rFonts w:ascii="Times New Roman" w:hAnsi="Times New Roman" w:cs="Times New Roman"/>
                <w:bCs/>
                <w:noProof/>
              </w:rPr>
              <w:t>Module 1 - Data Ingestion Layer</w:t>
            </w:r>
            <w:r w:rsidR="004A68FC">
              <w:rPr>
                <w:noProof/>
                <w:webHidden/>
              </w:rPr>
              <w:tab/>
            </w:r>
            <w:r>
              <w:rPr>
                <w:noProof/>
                <w:webHidden/>
              </w:rPr>
              <w:fldChar w:fldCharType="begin"/>
            </w:r>
            <w:r w:rsidR="004A68FC">
              <w:rPr>
                <w:noProof/>
                <w:webHidden/>
              </w:rPr>
              <w:instrText xml:space="preserve"> PAGEREF _Toc227762237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2"/>
            <w:tabs>
              <w:tab w:val="right" w:leader="dot" w:pos="9016"/>
            </w:tabs>
            <w:rPr>
              <w:noProof/>
            </w:rPr>
          </w:pPr>
          <w:hyperlink w:anchor="_Toc227762238" w:history="1">
            <w:r w:rsidR="004A68FC" w:rsidRPr="00204E2F">
              <w:rPr>
                <w:rStyle w:val="Hyperlink"/>
                <w:rFonts w:ascii="Times New Roman" w:hAnsi="Times New Roman" w:cs="Times New Roman"/>
                <w:bCs/>
                <w:noProof/>
              </w:rPr>
              <w:t>Module 2 - Data Cleaning Layer</w:t>
            </w:r>
            <w:r w:rsidR="004A68FC">
              <w:rPr>
                <w:noProof/>
                <w:webHidden/>
              </w:rPr>
              <w:tab/>
            </w:r>
            <w:r>
              <w:rPr>
                <w:noProof/>
                <w:webHidden/>
              </w:rPr>
              <w:fldChar w:fldCharType="begin"/>
            </w:r>
            <w:r w:rsidR="004A68FC">
              <w:rPr>
                <w:noProof/>
                <w:webHidden/>
              </w:rPr>
              <w:instrText xml:space="preserve"> PAGEREF _Toc227762238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2"/>
            <w:tabs>
              <w:tab w:val="right" w:leader="dot" w:pos="9016"/>
            </w:tabs>
            <w:rPr>
              <w:noProof/>
            </w:rPr>
          </w:pPr>
          <w:hyperlink w:anchor="_Toc227762239" w:history="1">
            <w:r w:rsidR="004A68FC" w:rsidRPr="00204E2F">
              <w:rPr>
                <w:rStyle w:val="Hyperlink"/>
                <w:rFonts w:ascii="Times New Roman" w:hAnsi="Times New Roman" w:cs="Times New Roman"/>
                <w:bCs/>
                <w:noProof/>
              </w:rPr>
              <w:t>Module 3 - Analysis Engine</w:t>
            </w:r>
            <w:r w:rsidR="004A68FC">
              <w:rPr>
                <w:noProof/>
                <w:webHidden/>
              </w:rPr>
              <w:tab/>
            </w:r>
            <w:r>
              <w:rPr>
                <w:noProof/>
                <w:webHidden/>
              </w:rPr>
              <w:fldChar w:fldCharType="begin"/>
            </w:r>
            <w:r w:rsidR="004A68FC">
              <w:rPr>
                <w:noProof/>
                <w:webHidden/>
              </w:rPr>
              <w:instrText xml:space="preserve"> PAGEREF _Toc227762239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2"/>
            <w:tabs>
              <w:tab w:val="right" w:leader="dot" w:pos="9016"/>
            </w:tabs>
            <w:rPr>
              <w:noProof/>
            </w:rPr>
          </w:pPr>
          <w:hyperlink w:anchor="_Toc227762240" w:history="1">
            <w:r w:rsidR="004A68FC" w:rsidRPr="00204E2F">
              <w:rPr>
                <w:rStyle w:val="Hyperlink"/>
                <w:rFonts w:ascii="Times New Roman" w:hAnsi="Times New Roman" w:cs="Times New Roman"/>
                <w:bCs/>
                <w:noProof/>
              </w:rPr>
              <w:t>Module 4 - Visualization Module</w:t>
            </w:r>
            <w:r w:rsidR="004A68FC">
              <w:rPr>
                <w:noProof/>
                <w:webHidden/>
              </w:rPr>
              <w:tab/>
            </w:r>
            <w:r>
              <w:rPr>
                <w:noProof/>
                <w:webHidden/>
              </w:rPr>
              <w:fldChar w:fldCharType="begin"/>
            </w:r>
            <w:r w:rsidR="004A68FC">
              <w:rPr>
                <w:noProof/>
                <w:webHidden/>
              </w:rPr>
              <w:instrText xml:space="preserve"> PAGEREF _Toc227762240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2"/>
            <w:tabs>
              <w:tab w:val="right" w:leader="dot" w:pos="9016"/>
            </w:tabs>
            <w:rPr>
              <w:noProof/>
            </w:rPr>
          </w:pPr>
          <w:hyperlink w:anchor="_Toc227762241" w:history="1">
            <w:r w:rsidR="004A68FC" w:rsidRPr="00204E2F">
              <w:rPr>
                <w:rStyle w:val="Hyperlink"/>
                <w:rFonts w:ascii="Times New Roman" w:hAnsi="Times New Roman" w:cs="Times New Roman"/>
                <w:bCs/>
                <w:noProof/>
              </w:rPr>
              <w:t>Module 5 - Narrative Generator</w:t>
            </w:r>
            <w:r w:rsidR="004A68FC">
              <w:rPr>
                <w:noProof/>
                <w:webHidden/>
              </w:rPr>
              <w:tab/>
            </w:r>
            <w:r>
              <w:rPr>
                <w:noProof/>
                <w:webHidden/>
              </w:rPr>
              <w:fldChar w:fldCharType="begin"/>
            </w:r>
            <w:r w:rsidR="004A68FC">
              <w:rPr>
                <w:noProof/>
                <w:webHidden/>
              </w:rPr>
              <w:instrText xml:space="preserve"> PAGEREF _Toc227762241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2"/>
            <w:tabs>
              <w:tab w:val="right" w:leader="dot" w:pos="9016"/>
            </w:tabs>
            <w:rPr>
              <w:noProof/>
            </w:rPr>
          </w:pPr>
          <w:hyperlink w:anchor="_Toc227762242" w:history="1">
            <w:r w:rsidR="004A68FC" w:rsidRPr="00204E2F">
              <w:rPr>
                <w:rStyle w:val="Hyperlink"/>
                <w:rFonts w:ascii="Times New Roman" w:hAnsi="Times New Roman" w:cs="Times New Roman"/>
                <w:bCs/>
                <w:noProof/>
              </w:rPr>
              <w:t>Module 6 - Report Builder</w:t>
            </w:r>
            <w:r w:rsidR="004A68FC">
              <w:rPr>
                <w:noProof/>
                <w:webHidden/>
              </w:rPr>
              <w:tab/>
            </w:r>
            <w:r>
              <w:rPr>
                <w:noProof/>
                <w:webHidden/>
              </w:rPr>
              <w:fldChar w:fldCharType="begin"/>
            </w:r>
            <w:r w:rsidR="004A68FC">
              <w:rPr>
                <w:noProof/>
                <w:webHidden/>
              </w:rPr>
              <w:instrText xml:space="preserve"> PAGEREF _Toc227762242 \h </w:instrText>
            </w:r>
            <w:r>
              <w:rPr>
                <w:noProof/>
                <w:webHidden/>
              </w:rPr>
            </w:r>
            <w:r>
              <w:rPr>
                <w:noProof/>
                <w:webHidden/>
              </w:rPr>
              <w:fldChar w:fldCharType="separate"/>
            </w:r>
            <w:r w:rsidR="004A68FC">
              <w:rPr>
                <w:noProof/>
                <w:webHidden/>
              </w:rPr>
              <w:t>29</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43" w:history="1">
            <w:r w:rsidR="004A68FC" w:rsidRPr="00204E2F">
              <w:rPr>
                <w:rStyle w:val="Hyperlink"/>
                <w:noProof/>
              </w:rPr>
              <w:t>CASE STUDY - RETAIL SALES DATASET</w:t>
            </w:r>
            <w:r w:rsidR="004A68FC">
              <w:rPr>
                <w:noProof/>
                <w:webHidden/>
              </w:rPr>
              <w:tab/>
            </w:r>
            <w:r>
              <w:rPr>
                <w:noProof/>
                <w:webHidden/>
              </w:rPr>
              <w:fldChar w:fldCharType="begin"/>
            </w:r>
            <w:r w:rsidR="004A68FC">
              <w:rPr>
                <w:noProof/>
                <w:webHidden/>
              </w:rPr>
              <w:instrText xml:space="preserve"> PAGEREF _Toc227762243 \h </w:instrText>
            </w:r>
            <w:r>
              <w:rPr>
                <w:noProof/>
                <w:webHidden/>
              </w:rPr>
            </w:r>
            <w:r>
              <w:rPr>
                <w:noProof/>
                <w:webHidden/>
              </w:rPr>
              <w:fldChar w:fldCharType="separate"/>
            </w:r>
            <w:r w:rsidR="004A68FC">
              <w:rPr>
                <w:noProof/>
                <w:webHidden/>
              </w:rPr>
              <w:t>30</w:t>
            </w:r>
            <w:r>
              <w:rPr>
                <w:noProof/>
                <w:webHidden/>
              </w:rPr>
              <w:fldChar w:fldCharType="end"/>
            </w:r>
          </w:hyperlink>
        </w:p>
        <w:p w:rsidR="004A68FC" w:rsidRDefault="008A147A">
          <w:pPr>
            <w:pStyle w:val="TOC2"/>
            <w:tabs>
              <w:tab w:val="right" w:leader="dot" w:pos="9016"/>
            </w:tabs>
            <w:rPr>
              <w:noProof/>
            </w:rPr>
          </w:pPr>
          <w:hyperlink w:anchor="_Toc227762244" w:history="1">
            <w:r w:rsidR="004A68FC" w:rsidRPr="00204E2F">
              <w:rPr>
                <w:rStyle w:val="Hyperlink"/>
                <w:rFonts w:ascii="Times New Roman" w:hAnsi="Times New Roman" w:cs="Times New Roman"/>
                <w:bCs/>
                <w:noProof/>
              </w:rPr>
              <w:t>Chapter 1: The Data at a Glance</w:t>
            </w:r>
            <w:r w:rsidR="004A68FC">
              <w:rPr>
                <w:noProof/>
                <w:webHidden/>
              </w:rPr>
              <w:tab/>
            </w:r>
            <w:r>
              <w:rPr>
                <w:noProof/>
                <w:webHidden/>
              </w:rPr>
              <w:fldChar w:fldCharType="begin"/>
            </w:r>
            <w:r w:rsidR="004A68FC">
              <w:rPr>
                <w:noProof/>
                <w:webHidden/>
              </w:rPr>
              <w:instrText xml:space="preserve"> PAGEREF _Toc227762244 \h </w:instrText>
            </w:r>
            <w:r>
              <w:rPr>
                <w:noProof/>
                <w:webHidden/>
              </w:rPr>
            </w:r>
            <w:r>
              <w:rPr>
                <w:noProof/>
                <w:webHidden/>
              </w:rPr>
              <w:fldChar w:fldCharType="separate"/>
            </w:r>
            <w:r w:rsidR="004A68FC">
              <w:rPr>
                <w:noProof/>
                <w:webHidden/>
              </w:rPr>
              <w:t>30</w:t>
            </w:r>
            <w:r>
              <w:rPr>
                <w:noProof/>
                <w:webHidden/>
              </w:rPr>
              <w:fldChar w:fldCharType="end"/>
            </w:r>
          </w:hyperlink>
        </w:p>
        <w:p w:rsidR="004A68FC" w:rsidRDefault="008A147A">
          <w:pPr>
            <w:pStyle w:val="TOC2"/>
            <w:tabs>
              <w:tab w:val="right" w:leader="dot" w:pos="9016"/>
            </w:tabs>
            <w:rPr>
              <w:noProof/>
            </w:rPr>
          </w:pPr>
          <w:hyperlink w:anchor="_Toc227762245" w:history="1">
            <w:r w:rsidR="004A68FC" w:rsidRPr="00204E2F">
              <w:rPr>
                <w:rStyle w:val="Hyperlink"/>
                <w:rFonts w:ascii="Times New Roman" w:hAnsi="Times New Roman" w:cs="Times New Roman"/>
                <w:bCs/>
                <w:noProof/>
              </w:rPr>
              <w:t>Chapter 2: Which Categories Drive Revenue?</w:t>
            </w:r>
            <w:r w:rsidR="004A68FC">
              <w:rPr>
                <w:noProof/>
                <w:webHidden/>
              </w:rPr>
              <w:tab/>
            </w:r>
            <w:r>
              <w:rPr>
                <w:noProof/>
                <w:webHidden/>
              </w:rPr>
              <w:fldChar w:fldCharType="begin"/>
            </w:r>
            <w:r w:rsidR="004A68FC">
              <w:rPr>
                <w:noProof/>
                <w:webHidden/>
              </w:rPr>
              <w:instrText xml:space="preserve"> PAGEREF _Toc227762245 \h </w:instrText>
            </w:r>
            <w:r>
              <w:rPr>
                <w:noProof/>
                <w:webHidden/>
              </w:rPr>
            </w:r>
            <w:r>
              <w:rPr>
                <w:noProof/>
                <w:webHidden/>
              </w:rPr>
              <w:fldChar w:fldCharType="separate"/>
            </w:r>
            <w:r w:rsidR="004A68FC">
              <w:rPr>
                <w:noProof/>
                <w:webHidden/>
              </w:rPr>
              <w:t>30</w:t>
            </w:r>
            <w:r>
              <w:rPr>
                <w:noProof/>
                <w:webHidden/>
              </w:rPr>
              <w:fldChar w:fldCharType="end"/>
            </w:r>
          </w:hyperlink>
        </w:p>
        <w:p w:rsidR="004A68FC" w:rsidRDefault="008A147A">
          <w:pPr>
            <w:pStyle w:val="TOC2"/>
            <w:tabs>
              <w:tab w:val="right" w:leader="dot" w:pos="9016"/>
            </w:tabs>
            <w:rPr>
              <w:noProof/>
            </w:rPr>
          </w:pPr>
          <w:hyperlink w:anchor="_Toc227762246" w:history="1">
            <w:r w:rsidR="004A68FC" w:rsidRPr="00204E2F">
              <w:rPr>
                <w:rStyle w:val="Hyperlink"/>
                <w:rFonts w:ascii="Times New Roman" w:hAnsi="Times New Roman" w:cs="Times New Roman"/>
                <w:bCs/>
                <w:noProof/>
              </w:rPr>
              <w:t>Chapter 3: Regional Performance Patterns</w:t>
            </w:r>
            <w:r w:rsidR="004A68FC">
              <w:rPr>
                <w:noProof/>
                <w:webHidden/>
              </w:rPr>
              <w:tab/>
            </w:r>
            <w:r>
              <w:rPr>
                <w:noProof/>
                <w:webHidden/>
              </w:rPr>
              <w:fldChar w:fldCharType="begin"/>
            </w:r>
            <w:r w:rsidR="004A68FC">
              <w:rPr>
                <w:noProof/>
                <w:webHidden/>
              </w:rPr>
              <w:instrText xml:space="preserve"> PAGEREF _Toc227762246 \h </w:instrText>
            </w:r>
            <w:r>
              <w:rPr>
                <w:noProof/>
                <w:webHidden/>
              </w:rPr>
            </w:r>
            <w:r>
              <w:rPr>
                <w:noProof/>
                <w:webHidden/>
              </w:rPr>
              <w:fldChar w:fldCharType="separate"/>
            </w:r>
            <w:r w:rsidR="004A68FC">
              <w:rPr>
                <w:noProof/>
                <w:webHidden/>
              </w:rPr>
              <w:t>30</w:t>
            </w:r>
            <w:r>
              <w:rPr>
                <w:noProof/>
                <w:webHidden/>
              </w:rPr>
              <w:fldChar w:fldCharType="end"/>
            </w:r>
          </w:hyperlink>
        </w:p>
        <w:p w:rsidR="004A68FC" w:rsidRDefault="008A147A">
          <w:pPr>
            <w:pStyle w:val="TOC2"/>
            <w:tabs>
              <w:tab w:val="right" w:leader="dot" w:pos="9016"/>
            </w:tabs>
            <w:rPr>
              <w:noProof/>
            </w:rPr>
          </w:pPr>
          <w:hyperlink w:anchor="_Toc227762247" w:history="1">
            <w:r w:rsidR="004A68FC" w:rsidRPr="00204E2F">
              <w:rPr>
                <w:rStyle w:val="Hyperlink"/>
                <w:rFonts w:ascii="Times New Roman" w:hAnsi="Times New Roman" w:cs="Times New Roman"/>
                <w:bCs/>
                <w:noProof/>
              </w:rPr>
              <w:t>Chapter 4: Customer Segment Insights</w:t>
            </w:r>
            <w:r w:rsidR="004A68FC">
              <w:rPr>
                <w:noProof/>
                <w:webHidden/>
              </w:rPr>
              <w:tab/>
            </w:r>
            <w:r>
              <w:rPr>
                <w:noProof/>
                <w:webHidden/>
              </w:rPr>
              <w:fldChar w:fldCharType="begin"/>
            </w:r>
            <w:r w:rsidR="004A68FC">
              <w:rPr>
                <w:noProof/>
                <w:webHidden/>
              </w:rPr>
              <w:instrText xml:space="preserve"> PAGEREF _Toc227762247 \h </w:instrText>
            </w:r>
            <w:r>
              <w:rPr>
                <w:noProof/>
                <w:webHidden/>
              </w:rPr>
            </w:r>
            <w:r>
              <w:rPr>
                <w:noProof/>
                <w:webHidden/>
              </w:rPr>
              <w:fldChar w:fldCharType="separate"/>
            </w:r>
            <w:r w:rsidR="004A68FC">
              <w:rPr>
                <w:noProof/>
                <w:webHidden/>
              </w:rPr>
              <w:t>30</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48" w:history="1">
            <w:r w:rsidR="004A68FC" w:rsidRPr="00204E2F">
              <w:rPr>
                <w:rStyle w:val="Hyperlink"/>
                <w:rFonts w:ascii="Times New Roman" w:eastAsia="Times New Roman" w:hAnsi="Times New Roman" w:cs="Times New Roman"/>
                <w:noProof/>
                <w:lang w:eastAsia="en-IN"/>
              </w:rPr>
              <w:t>Chapter 10:</w:t>
            </w:r>
            <w:r w:rsidR="004A68FC">
              <w:rPr>
                <w:noProof/>
                <w:webHidden/>
              </w:rPr>
              <w:tab/>
            </w:r>
            <w:r>
              <w:rPr>
                <w:noProof/>
                <w:webHidden/>
              </w:rPr>
              <w:fldChar w:fldCharType="begin"/>
            </w:r>
            <w:r w:rsidR="004A68FC">
              <w:rPr>
                <w:noProof/>
                <w:webHidden/>
              </w:rPr>
              <w:instrText xml:space="preserve"> PAGEREF _Toc227762248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49" w:history="1">
            <w:r w:rsidR="004A68FC" w:rsidRPr="00204E2F">
              <w:rPr>
                <w:rStyle w:val="Hyperlink"/>
                <w:noProof/>
              </w:rPr>
              <w:t>TESTING AND VALIDATION</w:t>
            </w:r>
            <w:r w:rsidR="004A68FC">
              <w:rPr>
                <w:noProof/>
                <w:webHidden/>
              </w:rPr>
              <w:tab/>
            </w:r>
            <w:r>
              <w:rPr>
                <w:noProof/>
                <w:webHidden/>
              </w:rPr>
              <w:fldChar w:fldCharType="begin"/>
            </w:r>
            <w:r w:rsidR="004A68FC">
              <w:rPr>
                <w:noProof/>
                <w:webHidden/>
              </w:rPr>
              <w:instrText xml:space="preserve"> PAGEREF _Toc227762249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2"/>
            <w:tabs>
              <w:tab w:val="right" w:leader="dot" w:pos="9016"/>
            </w:tabs>
            <w:rPr>
              <w:noProof/>
            </w:rPr>
          </w:pPr>
          <w:hyperlink w:anchor="_Toc227762250" w:history="1">
            <w:r w:rsidR="004A68FC" w:rsidRPr="00204E2F">
              <w:rPr>
                <w:rStyle w:val="Hyperlink"/>
                <w:rFonts w:ascii="Times New Roman" w:hAnsi="Times New Roman" w:cs="Times New Roman"/>
                <w:bCs/>
                <w:noProof/>
              </w:rPr>
              <w:t>Unit Testing</w:t>
            </w:r>
            <w:r w:rsidR="004A68FC">
              <w:rPr>
                <w:noProof/>
                <w:webHidden/>
              </w:rPr>
              <w:tab/>
            </w:r>
            <w:r>
              <w:rPr>
                <w:noProof/>
                <w:webHidden/>
              </w:rPr>
              <w:fldChar w:fldCharType="begin"/>
            </w:r>
            <w:r w:rsidR="004A68FC">
              <w:rPr>
                <w:noProof/>
                <w:webHidden/>
              </w:rPr>
              <w:instrText xml:space="preserve"> PAGEREF _Toc227762250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2"/>
            <w:tabs>
              <w:tab w:val="right" w:leader="dot" w:pos="9016"/>
            </w:tabs>
            <w:rPr>
              <w:noProof/>
            </w:rPr>
          </w:pPr>
          <w:hyperlink w:anchor="_Toc227762251" w:history="1">
            <w:r w:rsidR="004A68FC" w:rsidRPr="00204E2F">
              <w:rPr>
                <w:rStyle w:val="Hyperlink"/>
                <w:rFonts w:ascii="Times New Roman" w:hAnsi="Times New Roman" w:cs="Times New Roman"/>
                <w:bCs/>
                <w:noProof/>
              </w:rPr>
              <w:t>Integration Testing</w:t>
            </w:r>
            <w:r w:rsidR="004A68FC">
              <w:rPr>
                <w:noProof/>
                <w:webHidden/>
              </w:rPr>
              <w:tab/>
            </w:r>
            <w:r>
              <w:rPr>
                <w:noProof/>
                <w:webHidden/>
              </w:rPr>
              <w:fldChar w:fldCharType="begin"/>
            </w:r>
            <w:r w:rsidR="004A68FC">
              <w:rPr>
                <w:noProof/>
                <w:webHidden/>
              </w:rPr>
              <w:instrText xml:space="preserve"> PAGEREF _Toc227762251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2"/>
            <w:tabs>
              <w:tab w:val="right" w:leader="dot" w:pos="9016"/>
            </w:tabs>
            <w:rPr>
              <w:noProof/>
            </w:rPr>
          </w:pPr>
          <w:hyperlink w:anchor="_Toc227762252" w:history="1">
            <w:r w:rsidR="004A68FC" w:rsidRPr="00204E2F">
              <w:rPr>
                <w:rStyle w:val="Hyperlink"/>
                <w:rFonts w:ascii="Times New Roman" w:hAnsi="Times New Roman" w:cs="Times New Roman"/>
                <w:bCs/>
                <w:noProof/>
              </w:rPr>
              <w:t>Output Validation</w:t>
            </w:r>
            <w:r w:rsidR="004A68FC">
              <w:rPr>
                <w:noProof/>
                <w:webHidden/>
              </w:rPr>
              <w:tab/>
            </w:r>
            <w:r>
              <w:rPr>
                <w:noProof/>
                <w:webHidden/>
              </w:rPr>
              <w:fldChar w:fldCharType="begin"/>
            </w:r>
            <w:r w:rsidR="004A68FC">
              <w:rPr>
                <w:noProof/>
                <w:webHidden/>
              </w:rPr>
              <w:instrText xml:space="preserve"> PAGEREF _Toc227762252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2"/>
            <w:tabs>
              <w:tab w:val="right" w:leader="dot" w:pos="9016"/>
            </w:tabs>
            <w:rPr>
              <w:noProof/>
            </w:rPr>
          </w:pPr>
          <w:hyperlink w:anchor="_Toc227762253" w:history="1">
            <w:r w:rsidR="004A68FC" w:rsidRPr="00204E2F">
              <w:rPr>
                <w:rStyle w:val="Hyperlink"/>
                <w:rFonts w:ascii="Times New Roman" w:hAnsi="Times New Roman" w:cs="Times New Roman"/>
                <w:bCs/>
                <w:noProof/>
              </w:rPr>
              <w:t>Performance Benchmarks</w:t>
            </w:r>
            <w:r w:rsidR="004A68FC">
              <w:rPr>
                <w:noProof/>
                <w:webHidden/>
              </w:rPr>
              <w:tab/>
            </w:r>
            <w:r>
              <w:rPr>
                <w:noProof/>
                <w:webHidden/>
              </w:rPr>
              <w:fldChar w:fldCharType="begin"/>
            </w:r>
            <w:r w:rsidR="004A68FC">
              <w:rPr>
                <w:noProof/>
                <w:webHidden/>
              </w:rPr>
              <w:instrText xml:space="preserve"> PAGEREF _Toc227762253 \h </w:instrText>
            </w:r>
            <w:r>
              <w:rPr>
                <w:noProof/>
                <w:webHidden/>
              </w:rPr>
            </w:r>
            <w:r>
              <w:rPr>
                <w:noProof/>
                <w:webHidden/>
              </w:rPr>
              <w:fldChar w:fldCharType="separate"/>
            </w:r>
            <w:r w:rsidR="004A68FC">
              <w:rPr>
                <w:noProof/>
                <w:webHidden/>
              </w:rPr>
              <w:t>31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54" w:history="1">
            <w:r w:rsidR="004A68FC" w:rsidRPr="00204E2F">
              <w:rPr>
                <w:rStyle w:val="Hyperlink"/>
                <w:rFonts w:ascii="Times New Roman" w:eastAsia="Times New Roman" w:hAnsi="Times New Roman" w:cs="Times New Roman"/>
                <w:noProof/>
                <w:lang w:eastAsia="en-IN"/>
              </w:rPr>
              <w:t>Chapter 11:</w:t>
            </w:r>
            <w:r w:rsidR="004A68FC">
              <w:rPr>
                <w:noProof/>
                <w:webHidden/>
              </w:rPr>
              <w:tab/>
            </w:r>
            <w:r>
              <w:rPr>
                <w:noProof/>
                <w:webHidden/>
              </w:rPr>
              <w:fldChar w:fldCharType="begin"/>
            </w:r>
            <w:r w:rsidR="004A68FC">
              <w:rPr>
                <w:noProof/>
                <w:webHidden/>
              </w:rPr>
              <w:instrText xml:space="preserve"> PAGEREF _Toc227762254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55" w:history="1">
            <w:r w:rsidR="004A68FC" w:rsidRPr="00204E2F">
              <w:rPr>
                <w:rStyle w:val="Hyperlink"/>
                <w:noProof/>
              </w:rPr>
              <w:t>FUTURE WORK &amp; EXTENSIONS</w:t>
            </w:r>
            <w:r w:rsidR="004A68FC">
              <w:rPr>
                <w:noProof/>
                <w:webHidden/>
              </w:rPr>
              <w:tab/>
            </w:r>
            <w:r>
              <w:rPr>
                <w:noProof/>
                <w:webHidden/>
              </w:rPr>
              <w:fldChar w:fldCharType="begin"/>
            </w:r>
            <w:r w:rsidR="004A68FC">
              <w:rPr>
                <w:noProof/>
                <w:webHidden/>
              </w:rPr>
              <w:instrText xml:space="preserve"> PAGEREF _Toc227762255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2"/>
            <w:tabs>
              <w:tab w:val="right" w:leader="dot" w:pos="9016"/>
            </w:tabs>
            <w:rPr>
              <w:noProof/>
            </w:rPr>
          </w:pPr>
          <w:hyperlink w:anchor="_Toc227762256" w:history="1">
            <w:r w:rsidR="004A68FC" w:rsidRPr="00204E2F">
              <w:rPr>
                <w:rStyle w:val="Hyperlink"/>
                <w:rFonts w:ascii="Times New Roman" w:hAnsi="Times New Roman" w:cs="Times New Roman"/>
                <w:bCs/>
                <w:noProof/>
              </w:rPr>
              <w:t>Machine Learning-Based Predictive Narratives</w:t>
            </w:r>
            <w:r w:rsidR="004A68FC">
              <w:rPr>
                <w:noProof/>
                <w:webHidden/>
              </w:rPr>
              <w:tab/>
            </w:r>
            <w:r>
              <w:rPr>
                <w:noProof/>
                <w:webHidden/>
              </w:rPr>
              <w:fldChar w:fldCharType="begin"/>
            </w:r>
            <w:r w:rsidR="004A68FC">
              <w:rPr>
                <w:noProof/>
                <w:webHidden/>
              </w:rPr>
              <w:instrText xml:space="preserve"> PAGEREF _Toc227762256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2"/>
            <w:tabs>
              <w:tab w:val="right" w:leader="dot" w:pos="9016"/>
            </w:tabs>
            <w:rPr>
              <w:noProof/>
            </w:rPr>
          </w:pPr>
          <w:hyperlink w:anchor="_Toc227762257" w:history="1">
            <w:r w:rsidR="004A68FC" w:rsidRPr="00204E2F">
              <w:rPr>
                <w:rStyle w:val="Hyperlink"/>
                <w:rFonts w:ascii="Times New Roman" w:hAnsi="Times New Roman" w:cs="Times New Roman"/>
                <w:bCs/>
                <w:noProof/>
              </w:rPr>
              <w:t>Real-Time Data Feeds</w:t>
            </w:r>
            <w:r w:rsidR="004A68FC">
              <w:rPr>
                <w:noProof/>
                <w:webHidden/>
              </w:rPr>
              <w:tab/>
            </w:r>
            <w:r>
              <w:rPr>
                <w:noProof/>
                <w:webHidden/>
              </w:rPr>
              <w:fldChar w:fldCharType="begin"/>
            </w:r>
            <w:r w:rsidR="004A68FC">
              <w:rPr>
                <w:noProof/>
                <w:webHidden/>
              </w:rPr>
              <w:instrText xml:space="preserve"> PAGEREF _Toc227762257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2"/>
            <w:tabs>
              <w:tab w:val="right" w:leader="dot" w:pos="9016"/>
            </w:tabs>
            <w:rPr>
              <w:noProof/>
            </w:rPr>
          </w:pPr>
          <w:hyperlink w:anchor="_Toc227762258" w:history="1">
            <w:r w:rsidR="004A68FC" w:rsidRPr="00204E2F">
              <w:rPr>
                <w:rStyle w:val="Hyperlink"/>
                <w:rFonts w:ascii="Times New Roman" w:hAnsi="Times New Roman" w:cs="Times New Roman"/>
                <w:bCs/>
                <w:noProof/>
              </w:rPr>
              <w:t>Interactive Web Dashboard</w:t>
            </w:r>
            <w:r w:rsidR="004A68FC">
              <w:rPr>
                <w:noProof/>
                <w:webHidden/>
              </w:rPr>
              <w:tab/>
            </w:r>
            <w:r>
              <w:rPr>
                <w:noProof/>
                <w:webHidden/>
              </w:rPr>
              <w:fldChar w:fldCharType="begin"/>
            </w:r>
            <w:r w:rsidR="004A68FC">
              <w:rPr>
                <w:noProof/>
                <w:webHidden/>
              </w:rPr>
              <w:instrText xml:space="preserve"> PAGEREF _Toc227762258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2"/>
            <w:tabs>
              <w:tab w:val="right" w:leader="dot" w:pos="9016"/>
            </w:tabs>
            <w:rPr>
              <w:noProof/>
            </w:rPr>
          </w:pPr>
          <w:hyperlink w:anchor="_Toc227762259" w:history="1">
            <w:r w:rsidR="004A68FC" w:rsidRPr="00204E2F">
              <w:rPr>
                <w:rStyle w:val="Hyperlink"/>
                <w:rFonts w:ascii="Times New Roman" w:hAnsi="Times New Roman" w:cs="Times New Roman"/>
                <w:bCs/>
                <w:noProof/>
              </w:rPr>
              <w:t>Natural Language Querying</w:t>
            </w:r>
            <w:r w:rsidR="004A68FC">
              <w:rPr>
                <w:noProof/>
                <w:webHidden/>
              </w:rPr>
              <w:tab/>
            </w:r>
            <w:r>
              <w:rPr>
                <w:noProof/>
                <w:webHidden/>
              </w:rPr>
              <w:fldChar w:fldCharType="begin"/>
            </w:r>
            <w:r w:rsidR="004A68FC">
              <w:rPr>
                <w:noProof/>
                <w:webHidden/>
              </w:rPr>
              <w:instrText xml:space="preserve"> PAGEREF _Toc227762259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2"/>
            <w:tabs>
              <w:tab w:val="right" w:leader="dot" w:pos="9016"/>
            </w:tabs>
            <w:rPr>
              <w:noProof/>
            </w:rPr>
          </w:pPr>
          <w:hyperlink w:anchor="_Toc227762260" w:history="1">
            <w:r w:rsidR="004A68FC" w:rsidRPr="00204E2F">
              <w:rPr>
                <w:rStyle w:val="Hyperlink"/>
                <w:rFonts w:ascii="Times New Roman" w:hAnsi="Times New Roman" w:cs="Times New Roman"/>
                <w:bCs/>
                <w:noProof/>
              </w:rPr>
              <w:t>Multi-Language Narrative Support</w:t>
            </w:r>
            <w:r w:rsidR="004A68FC">
              <w:rPr>
                <w:noProof/>
                <w:webHidden/>
              </w:rPr>
              <w:tab/>
            </w:r>
            <w:r>
              <w:rPr>
                <w:noProof/>
                <w:webHidden/>
              </w:rPr>
              <w:fldChar w:fldCharType="begin"/>
            </w:r>
            <w:r w:rsidR="004A68FC">
              <w:rPr>
                <w:noProof/>
                <w:webHidden/>
              </w:rPr>
              <w:instrText xml:space="preserve"> PAGEREF _Toc227762260 \h </w:instrText>
            </w:r>
            <w:r>
              <w:rPr>
                <w:noProof/>
                <w:webHidden/>
              </w:rPr>
            </w:r>
            <w:r>
              <w:rPr>
                <w:noProof/>
                <w:webHidden/>
              </w:rPr>
              <w:fldChar w:fldCharType="separate"/>
            </w:r>
            <w:r w:rsidR="004A68FC">
              <w:rPr>
                <w:noProof/>
                <w:webHidden/>
              </w:rPr>
              <w:t>32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61" w:history="1">
            <w:r w:rsidR="004A68FC" w:rsidRPr="00204E2F">
              <w:rPr>
                <w:rStyle w:val="Hyperlink"/>
                <w:noProof/>
              </w:rPr>
              <w:t>STATISTICAL CONCEPTS USED</w:t>
            </w:r>
            <w:r w:rsidR="004A68FC">
              <w:rPr>
                <w:noProof/>
                <w:webHidden/>
              </w:rPr>
              <w:tab/>
            </w:r>
            <w:r>
              <w:rPr>
                <w:noProof/>
                <w:webHidden/>
              </w:rPr>
              <w:fldChar w:fldCharType="begin"/>
            </w:r>
            <w:r w:rsidR="004A68FC">
              <w:rPr>
                <w:noProof/>
                <w:webHidden/>
              </w:rPr>
              <w:instrText xml:space="preserve"> PAGEREF _Toc227762261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2"/>
            <w:tabs>
              <w:tab w:val="right" w:leader="dot" w:pos="9016"/>
            </w:tabs>
            <w:rPr>
              <w:noProof/>
            </w:rPr>
          </w:pPr>
          <w:hyperlink w:anchor="_Toc227762262" w:history="1">
            <w:r w:rsidR="004A68FC" w:rsidRPr="00204E2F">
              <w:rPr>
                <w:rStyle w:val="Hyperlink"/>
                <w:rFonts w:ascii="Times New Roman" w:hAnsi="Times New Roman" w:cs="Times New Roman"/>
                <w:bCs/>
                <w:noProof/>
              </w:rPr>
              <w:t>Measures of Central Tendency</w:t>
            </w:r>
            <w:r w:rsidR="004A68FC">
              <w:rPr>
                <w:noProof/>
                <w:webHidden/>
              </w:rPr>
              <w:tab/>
            </w:r>
            <w:r>
              <w:rPr>
                <w:noProof/>
                <w:webHidden/>
              </w:rPr>
              <w:fldChar w:fldCharType="begin"/>
            </w:r>
            <w:r w:rsidR="004A68FC">
              <w:rPr>
                <w:noProof/>
                <w:webHidden/>
              </w:rPr>
              <w:instrText xml:space="preserve"> PAGEREF _Toc227762262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2"/>
            <w:tabs>
              <w:tab w:val="right" w:leader="dot" w:pos="9016"/>
            </w:tabs>
            <w:rPr>
              <w:noProof/>
            </w:rPr>
          </w:pPr>
          <w:hyperlink w:anchor="_Toc227762263" w:history="1">
            <w:r w:rsidR="004A68FC" w:rsidRPr="00204E2F">
              <w:rPr>
                <w:rStyle w:val="Hyperlink"/>
                <w:rFonts w:ascii="Times New Roman" w:hAnsi="Times New Roman" w:cs="Times New Roman"/>
                <w:bCs/>
                <w:noProof/>
              </w:rPr>
              <w:t>Measures of Dispersion</w:t>
            </w:r>
            <w:r w:rsidR="004A68FC">
              <w:rPr>
                <w:noProof/>
                <w:webHidden/>
              </w:rPr>
              <w:tab/>
            </w:r>
            <w:r>
              <w:rPr>
                <w:noProof/>
                <w:webHidden/>
              </w:rPr>
              <w:fldChar w:fldCharType="begin"/>
            </w:r>
            <w:r w:rsidR="004A68FC">
              <w:rPr>
                <w:noProof/>
                <w:webHidden/>
              </w:rPr>
              <w:instrText xml:space="preserve"> PAGEREF _Toc227762263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2"/>
            <w:tabs>
              <w:tab w:val="right" w:leader="dot" w:pos="9016"/>
            </w:tabs>
            <w:rPr>
              <w:noProof/>
            </w:rPr>
          </w:pPr>
          <w:hyperlink w:anchor="_Toc227762264" w:history="1">
            <w:r w:rsidR="004A68FC" w:rsidRPr="00204E2F">
              <w:rPr>
                <w:rStyle w:val="Hyperlink"/>
                <w:rFonts w:ascii="Times New Roman" w:hAnsi="Times New Roman" w:cs="Times New Roman"/>
                <w:bCs/>
                <w:noProof/>
              </w:rPr>
              <w:t>Correlation Analysis</w:t>
            </w:r>
            <w:r w:rsidR="004A68FC">
              <w:rPr>
                <w:noProof/>
                <w:webHidden/>
              </w:rPr>
              <w:tab/>
            </w:r>
            <w:r>
              <w:rPr>
                <w:noProof/>
                <w:webHidden/>
              </w:rPr>
              <w:fldChar w:fldCharType="begin"/>
            </w:r>
            <w:r w:rsidR="004A68FC">
              <w:rPr>
                <w:noProof/>
                <w:webHidden/>
              </w:rPr>
              <w:instrText xml:space="preserve"> PAGEREF _Toc227762264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2"/>
            <w:tabs>
              <w:tab w:val="right" w:leader="dot" w:pos="9016"/>
            </w:tabs>
            <w:rPr>
              <w:noProof/>
            </w:rPr>
          </w:pPr>
          <w:hyperlink w:anchor="_Toc227762265" w:history="1">
            <w:r w:rsidR="004A68FC" w:rsidRPr="00204E2F">
              <w:rPr>
                <w:rStyle w:val="Hyperlink"/>
                <w:rFonts w:ascii="Times New Roman" w:hAnsi="Times New Roman" w:cs="Times New Roman"/>
                <w:bCs/>
                <w:noProof/>
              </w:rPr>
              <w:t>Hypothesis Testing</w:t>
            </w:r>
            <w:r w:rsidR="004A68FC">
              <w:rPr>
                <w:noProof/>
                <w:webHidden/>
              </w:rPr>
              <w:tab/>
            </w:r>
            <w:r>
              <w:rPr>
                <w:noProof/>
                <w:webHidden/>
              </w:rPr>
              <w:fldChar w:fldCharType="begin"/>
            </w:r>
            <w:r w:rsidR="004A68FC">
              <w:rPr>
                <w:noProof/>
                <w:webHidden/>
              </w:rPr>
              <w:instrText xml:space="preserve"> PAGEREF _Toc227762265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2"/>
            <w:tabs>
              <w:tab w:val="right" w:leader="dot" w:pos="9016"/>
            </w:tabs>
            <w:rPr>
              <w:noProof/>
            </w:rPr>
          </w:pPr>
          <w:hyperlink w:anchor="_Toc227762266" w:history="1">
            <w:r w:rsidR="004A68FC" w:rsidRPr="00204E2F">
              <w:rPr>
                <w:rStyle w:val="Hyperlink"/>
                <w:rFonts w:ascii="Times New Roman" w:hAnsi="Times New Roman" w:cs="Times New Roman"/>
                <w:bCs/>
                <w:noProof/>
              </w:rPr>
              <w:t>Regression Analysis</w:t>
            </w:r>
            <w:r w:rsidR="004A68FC">
              <w:rPr>
                <w:noProof/>
                <w:webHidden/>
              </w:rPr>
              <w:tab/>
            </w:r>
            <w:r>
              <w:rPr>
                <w:noProof/>
                <w:webHidden/>
              </w:rPr>
              <w:fldChar w:fldCharType="begin"/>
            </w:r>
            <w:r w:rsidR="004A68FC">
              <w:rPr>
                <w:noProof/>
                <w:webHidden/>
              </w:rPr>
              <w:instrText xml:space="preserve"> PAGEREF _Toc227762266 \h </w:instrText>
            </w:r>
            <w:r>
              <w:rPr>
                <w:noProof/>
                <w:webHidden/>
              </w:rPr>
            </w:r>
            <w:r>
              <w:rPr>
                <w:noProof/>
                <w:webHidden/>
              </w:rPr>
              <w:fldChar w:fldCharType="separate"/>
            </w:r>
            <w:r w:rsidR="004A68FC">
              <w:rPr>
                <w:noProof/>
                <w:webHidden/>
              </w:rPr>
              <w:t>33</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67" w:history="1">
            <w:r w:rsidR="004A68FC" w:rsidRPr="00204E2F">
              <w:rPr>
                <w:rStyle w:val="Hyperlink"/>
                <w:noProof/>
              </w:rPr>
              <w:t>DATA ETHICS AND PRIVACY</w:t>
            </w:r>
            <w:r w:rsidR="004A68FC">
              <w:rPr>
                <w:noProof/>
                <w:webHidden/>
              </w:rPr>
              <w:tab/>
            </w:r>
            <w:r>
              <w:rPr>
                <w:noProof/>
                <w:webHidden/>
              </w:rPr>
              <w:fldChar w:fldCharType="begin"/>
            </w:r>
            <w:r w:rsidR="004A68FC">
              <w:rPr>
                <w:noProof/>
                <w:webHidden/>
              </w:rPr>
              <w:instrText xml:space="preserve"> PAGEREF _Toc227762267 \h </w:instrText>
            </w:r>
            <w:r>
              <w:rPr>
                <w:noProof/>
                <w:webHidden/>
              </w:rPr>
            </w:r>
            <w:r>
              <w:rPr>
                <w:noProof/>
                <w:webHidden/>
              </w:rPr>
              <w:fldChar w:fldCharType="separate"/>
            </w:r>
            <w:r w:rsidR="004A68FC">
              <w:rPr>
                <w:noProof/>
                <w:webHidden/>
              </w:rPr>
              <w:t>34</w:t>
            </w:r>
            <w:r>
              <w:rPr>
                <w:noProof/>
                <w:webHidden/>
              </w:rPr>
              <w:fldChar w:fldCharType="end"/>
            </w:r>
          </w:hyperlink>
        </w:p>
        <w:p w:rsidR="004A68FC" w:rsidRDefault="008A147A">
          <w:pPr>
            <w:pStyle w:val="TOC2"/>
            <w:tabs>
              <w:tab w:val="right" w:leader="dot" w:pos="9016"/>
            </w:tabs>
            <w:rPr>
              <w:noProof/>
            </w:rPr>
          </w:pPr>
          <w:hyperlink w:anchor="_Toc227762268" w:history="1">
            <w:r w:rsidR="004A68FC" w:rsidRPr="00204E2F">
              <w:rPr>
                <w:rStyle w:val="Hyperlink"/>
                <w:rFonts w:ascii="Times New Roman" w:hAnsi="Times New Roman" w:cs="Times New Roman"/>
                <w:bCs/>
                <w:noProof/>
              </w:rPr>
              <w:t>Data Minimization</w:t>
            </w:r>
            <w:r w:rsidR="004A68FC">
              <w:rPr>
                <w:noProof/>
                <w:webHidden/>
              </w:rPr>
              <w:tab/>
            </w:r>
            <w:r>
              <w:rPr>
                <w:noProof/>
                <w:webHidden/>
              </w:rPr>
              <w:fldChar w:fldCharType="begin"/>
            </w:r>
            <w:r w:rsidR="004A68FC">
              <w:rPr>
                <w:noProof/>
                <w:webHidden/>
              </w:rPr>
              <w:instrText xml:space="preserve"> PAGEREF _Toc227762268 \h </w:instrText>
            </w:r>
            <w:r>
              <w:rPr>
                <w:noProof/>
                <w:webHidden/>
              </w:rPr>
            </w:r>
            <w:r>
              <w:rPr>
                <w:noProof/>
                <w:webHidden/>
              </w:rPr>
              <w:fldChar w:fldCharType="separate"/>
            </w:r>
            <w:r w:rsidR="004A68FC">
              <w:rPr>
                <w:noProof/>
                <w:webHidden/>
              </w:rPr>
              <w:t>34</w:t>
            </w:r>
            <w:r>
              <w:rPr>
                <w:noProof/>
                <w:webHidden/>
              </w:rPr>
              <w:fldChar w:fldCharType="end"/>
            </w:r>
          </w:hyperlink>
        </w:p>
        <w:p w:rsidR="004A68FC" w:rsidRDefault="008A147A">
          <w:pPr>
            <w:pStyle w:val="TOC2"/>
            <w:tabs>
              <w:tab w:val="right" w:leader="dot" w:pos="9016"/>
            </w:tabs>
            <w:rPr>
              <w:noProof/>
            </w:rPr>
          </w:pPr>
          <w:hyperlink w:anchor="_Toc227762269" w:history="1">
            <w:r w:rsidR="004A68FC" w:rsidRPr="00204E2F">
              <w:rPr>
                <w:rStyle w:val="Hyperlink"/>
                <w:rFonts w:ascii="Times New Roman" w:hAnsi="Times New Roman" w:cs="Times New Roman"/>
                <w:bCs/>
                <w:noProof/>
              </w:rPr>
              <w:t>Anonymization and Pseudonymization</w:t>
            </w:r>
            <w:r w:rsidR="004A68FC">
              <w:rPr>
                <w:noProof/>
                <w:webHidden/>
              </w:rPr>
              <w:tab/>
            </w:r>
            <w:r>
              <w:rPr>
                <w:noProof/>
                <w:webHidden/>
              </w:rPr>
              <w:fldChar w:fldCharType="begin"/>
            </w:r>
            <w:r w:rsidR="004A68FC">
              <w:rPr>
                <w:noProof/>
                <w:webHidden/>
              </w:rPr>
              <w:instrText xml:space="preserve"> PAGEREF _Toc227762269 \h </w:instrText>
            </w:r>
            <w:r>
              <w:rPr>
                <w:noProof/>
                <w:webHidden/>
              </w:rPr>
            </w:r>
            <w:r>
              <w:rPr>
                <w:noProof/>
                <w:webHidden/>
              </w:rPr>
              <w:fldChar w:fldCharType="separate"/>
            </w:r>
            <w:r w:rsidR="004A68FC">
              <w:rPr>
                <w:noProof/>
                <w:webHidden/>
              </w:rPr>
              <w:t>34</w:t>
            </w:r>
            <w:r>
              <w:rPr>
                <w:noProof/>
                <w:webHidden/>
              </w:rPr>
              <w:fldChar w:fldCharType="end"/>
            </w:r>
          </w:hyperlink>
        </w:p>
        <w:p w:rsidR="004A68FC" w:rsidRDefault="008A147A">
          <w:pPr>
            <w:pStyle w:val="TOC2"/>
            <w:tabs>
              <w:tab w:val="right" w:leader="dot" w:pos="9016"/>
            </w:tabs>
            <w:rPr>
              <w:noProof/>
            </w:rPr>
          </w:pPr>
          <w:hyperlink w:anchor="_Toc227762270" w:history="1">
            <w:r w:rsidR="004A68FC" w:rsidRPr="00204E2F">
              <w:rPr>
                <w:rStyle w:val="Hyperlink"/>
                <w:rFonts w:ascii="Times New Roman" w:hAnsi="Times New Roman" w:cs="Times New Roman"/>
                <w:bCs/>
                <w:noProof/>
              </w:rPr>
              <w:t>Algorithmic Fairness</w:t>
            </w:r>
            <w:r w:rsidR="004A68FC">
              <w:rPr>
                <w:noProof/>
                <w:webHidden/>
              </w:rPr>
              <w:tab/>
            </w:r>
            <w:r>
              <w:rPr>
                <w:noProof/>
                <w:webHidden/>
              </w:rPr>
              <w:fldChar w:fldCharType="begin"/>
            </w:r>
            <w:r w:rsidR="004A68FC">
              <w:rPr>
                <w:noProof/>
                <w:webHidden/>
              </w:rPr>
              <w:instrText xml:space="preserve"> PAGEREF _Toc227762270 \h </w:instrText>
            </w:r>
            <w:r>
              <w:rPr>
                <w:noProof/>
                <w:webHidden/>
              </w:rPr>
            </w:r>
            <w:r>
              <w:rPr>
                <w:noProof/>
                <w:webHidden/>
              </w:rPr>
              <w:fldChar w:fldCharType="separate"/>
            </w:r>
            <w:r w:rsidR="004A68FC">
              <w:rPr>
                <w:noProof/>
                <w:webHidden/>
              </w:rPr>
              <w:t>34</w:t>
            </w:r>
            <w:r>
              <w:rPr>
                <w:noProof/>
                <w:webHidden/>
              </w:rPr>
              <w:fldChar w:fldCharType="end"/>
            </w:r>
          </w:hyperlink>
        </w:p>
        <w:p w:rsidR="004A68FC" w:rsidRDefault="008A147A">
          <w:pPr>
            <w:pStyle w:val="TOC2"/>
            <w:tabs>
              <w:tab w:val="right" w:leader="dot" w:pos="9016"/>
            </w:tabs>
            <w:rPr>
              <w:noProof/>
            </w:rPr>
          </w:pPr>
          <w:hyperlink w:anchor="_Toc227762271" w:history="1">
            <w:r w:rsidR="004A68FC" w:rsidRPr="00204E2F">
              <w:rPr>
                <w:rStyle w:val="Hyperlink"/>
                <w:rFonts w:ascii="Times New Roman" w:hAnsi="Times New Roman" w:cs="Times New Roman"/>
                <w:bCs/>
                <w:noProof/>
              </w:rPr>
              <w:t>Audit Trails and Accountability</w:t>
            </w:r>
            <w:r w:rsidR="004A68FC">
              <w:rPr>
                <w:noProof/>
                <w:webHidden/>
              </w:rPr>
              <w:tab/>
            </w:r>
            <w:r>
              <w:rPr>
                <w:noProof/>
                <w:webHidden/>
              </w:rPr>
              <w:fldChar w:fldCharType="begin"/>
            </w:r>
            <w:r w:rsidR="004A68FC">
              <w:rPr>
                <w:noProof/>
                <w:webHidden/>
              </w:rPr>
              <w:instrText xml:space="preserve"> PAGEREF _Toc227762271 \h </w:instrText>
            </w:r>
            <w:r>
              <w:rPr>
                <w:noProof/>
                <w:webHidden/>
              </w:rPr>
            </w:r>
            <w:r>
              <w:rPr>
                <w:noProof/>
                <w:webHidden/>
              </w:rPr>
              <w:fldChar w:fldCharType="separate"/>
            </w:r>
            <w:r w:rsidR="004A68FC">
              <w:rPr>
                <w:noProof/>
                <w:webHidden/>
              </w:rPr>
              <w:t>34</w:t>
            </w:r>
            <w:r>
              <w:rPr>
                <w:noProof/>
                <w:webHidden/>
              </w:rPr>
              <w:fldChar w:fldCharType="end"/>
            </w:r>
          </w:hyperlink>
        </w:p>
        <w:p w:rsidR="004A68FC" w:rsidRDefault="008A147A">
          <w:pPr>
            <w:pStyle w:val="TOC2"/>
            <w:tabs>
              <w:tab w:val="right" w:leader="dot" w:pos="9016"/>
            </w:tabs>
            <w:rPr>
              <w:noProof/>
            </w:rPr>
          </w:pPr>
          <w:hyperlink w:anchor="_Toc227762272" w:history="1">
            <w:r w:rsidR="004A68FC" w:rsidRPr="00204E2F">
              <w:rPr>
                <w:rStyle w:val="Hyperlink"/>
                <w:rFonts w:ascii="Times New Roman" w:hAnsi="Times New Roman" w:cs="Times New Roman"/>
                <w:bCs/>
                <w:noProof/>
              </w:rPr>
              <w:t>Transparency in Visualizations</w:t>
            </w:r>
            <w:r w:rsidR="004A68FC">
              <w:rPr>
                <w:noProof/>
                <w:webHidden/>
              </w:rPr>
              <w:tab/>
            </w:r>
            <w:r>
              <w:rPr>
                <w:noProof/>
                <w:webHidden/>
              </w:rPr>
              <w:fldChar w:fldCharType="begin"/>
            </w:r>
            <w:r w:rsidR="004A68FC">
              <w:rPr>
                <w:noProof/>
                <w:webHidden/>
              </w:rPr>
              <w:instrText xml:space="preserve"> PAGEREF _Toc227762272 \h </w:instrText>
            </w:r>
            <w:r>
              <w:rPr>
                <w:noProof/>
                <w:webHidden/>
              </w:rPr>
            </w:r>
            <w:r>
              <w:rPr>
                <w:noProof/>
                <w:webHidden/>
              </w:rPr>
              <w:fldChar w:fldCharType="separate"/>
            </w:r>
            <w:r w:rsidR="004A68FC">
              <w:rPr>
                <w:noProof/>
                <w:webHidden/>
              </w:rPr>
              <w:t>35</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73" w:history="1">
            <w:r w:rsidR="004A68FC" w:rsidRPr="00204E2F">
              <w:rPr>
                <w:rStyle w:val="Hyperlink"/>
                <w:noProof/>
              </w:rPr>
              <w:t>COLOUR THEORY IN DATA VISUALIZATION</w:t>
            </w:r>
            <w:r w:rsidR="004A68FC">
              <w:rPr>
                <w:noProof/>
                <w:webHidden/>
              </w:rPr>
              <w:tab/>
            </w:r>
            <w:r>
              <w:rPr>
                <w:noProof/>
                <w:webHidden/>
              </w:rPr>
              <w:fldChar w:fldCharType="begin"/>
            </w:r>
            <w:r w:rsidR="004A68FC">
              <w:rPr>
                <w:noProof/>
                <w:webHidden/>
              </w:rPr>
              <w:instrText xml:space="preserve"> PAGEREF _Toc227762273 \h </w:instrText>
            </w:r>
            <w:r>
              <w:rPr>
                <w:noProof/>
                <w:webHidden/>
              </w:rPr>
            </w:r>
            <w:r>
              <w:rPr>
                <w:noProof/>
                <w:webHidden/>
              </w:rPr>
              <w:fldChar w:fldCharType="separate"/>
            </w:r>
            <w:r w:rsidR="004A68FC">
              <w:rPr>
                <w:noProof/>
                <w:webHidden/>
              </w:rPr>
              <w:t>35</w:t>
            </w:r>
            <w:r>
              <w:rPr>
                <w:noProof/>
                <w:webHidden/>
              </w:rPr>
              <w:fldChar w:fldCharType="end"/>
            </w:r>
          </w:hyperlink>
        </w:p>
        <w:p w:rsidR="004A68FC" w:rsidRDefault="008A147A">
          <w:pPr>
            <w:pStyle w:val="TOC2"/>
            <w:tabs>
              <w:tab w:val="right" w:leader="dot" w:pos="9016"/>
            </w:tabs>
            <w:rPr>
              <w:noProof/>
            </w:rPr>
          </w:pPr>
          <w:hyperlink w:anchor="_Toc227762274" w:history="1">
            <w:r w:rsidR="004A68FC" w:rsidRPr="00204E2F">
              <w:rPr>
                <w:rStyle w:val="Hyperlink"/>
                <w:rFonts w:ascii="Times New Roman" w:hAnsi="Times New Roman" w:cs="Times New Roman"/>
                <w:bCs/>
                <w:noProof/>
              </w:rPr>
              <w:t>Sequential, Diverging, and Categorical Palettes</w:t>
            </w:r>
            <w:r w:rsidR="004A68FC">
              <w:rPr>
                <w:noProof/>
                <w:webHidden/>
              </w:rPr>
              <w:tab/>
            </w:r>
            <w:r>
              <w:rPr>
                <w:noProof/>
                <w:webHidden/>
              </w:rPr>
              <w:fldChar w:fldCharType="begin"/>
            </w:r>
            <w:r w:rsidR="004A68FC">
              <w:rPr>
                <w:noProof/>
                <w:webHidden/>
              </w:rPr>
              <w:instrText xml:space="preserve"> PAGEREF _Toc227762274 \h </w:instrText>
            </w:r>
            <w:r>
              <w:rPr>
                <w:noProof/>
                <w:webHidden/>
              </w:rPr>
            </w:r>
            <w:r>
              <w:rPr>
                <w:noProof/>
                <w:webHidden/>
              </w:rPr>
              <w:fldChar w:fldCharType="separate"/>
            </w:r>
            <w:r w:rsidR="004A68FC">
              <w:rPr>
                <w:noProof/>
                <w:webHidden/>
              </w:rPr>
              <w:t>35</w:t>
            </w:r>
            <w:r>
              <w:rPr>
                <w:noProof/>
                <w:webHidden/>
              </w:rPr>
              <w:fldChar w:fldCharType="end"/>
            </w:r>
          </w:hyperlink>
        </w:p>
        <w:p w:rsidR="004A68FC" w:rsidRDefault="008A147A">
          <w:pPr>
            <w:pStyle w:val="TOC2"/>
            <w:tabs>
              <w:tab w:val="right" w:leader="dot" w:pos="9016"/>
            </w:tabs>
            <w:rPr>
              <w:noProof/>
            </w:rPr>
          </w:pPr>
          <w:hyperlink w:anchor="_Toc227762275" w:history="1">
            <w:r w:rsidR="004A68FC" w:rsidRPr="00204E2F">
              <w:rPr>
                <w:rStyle w:val="Hyperlink"/>
                <w:rFonts w:ascii="Times New Roman" w:hAnsi="Times New Roman" w:cs="Times New Roman"/>
                <w:bCs/>
                <w:noProof/>
              </w:rPr>
              <w:t>Colour Accessibility</w:t>
            </w:r>
            <w:r w:rsidR="004A68FC">
              <w:rPr>
                <w:noProof/>
                <w:webHidden/>
              </w:rPr>
              <w:tab/>
            </w:r>
            <w:r>
              <w:rPr>
                <w:noProof/>
                <w:webHidden/>
              </w:rPr>
              <w:fldChar w:fldCharType="begin"/>
            </w:r>
            <w:r w:rsidR="004A68FC">
              <w:rPr>
                <w:noProof/>
                <w:webHidden/>
              </w:rPr>
              <w:instrText xml:space="preserve"> PAGEREF _Toc227762275 \h </w:instrText>
            </w:r>
            <w:r>
              <w:rPr>
                <w:noProof/>
                <w:webHidden/>
              </w:rPr>
            </w:r>
            <w:r>
              <w:rPr>
                <w:noProof/>
                <w:webHidden/>
              </w:rPr>
              <w:fldChar w:fldCharType="separate"/>
            </w:r>
            <w:r w:rsidR="004A68FC">
              <w:rPr>
                <w:noProof/>
                <w:webHidden/>
              </w:rPr>
              <w:t>35</w:t>
            </w:r>
            <w:r>
              <w:rPr>
                <w:noProof/>
                <w:webHidden/>
              </w:rPr>
              <w:fldChar w:fldCharType="end"/>
            </w:r>
          </w:hyperlink>
        </w:p>
        <w:p w:rsidR="004A68FC" w:rsidRDefault="008A147A">
          <w:pPr>
            <w:pStyle w:val="TOC2"/>
            <w:tabs>
              <w:tab w:val="right" w:leader="dot" w:pos="9016"/>
            </w:tabs>
            <w:rPr>
              <w:noProof/>
            </w:rPr>
          </w:pPr>
          <w:hyperlink w:anchor="_Toc227762276" w:history="1">
            <w:r w:rsidR="004A68FC" w:rsidRPr="00204E2F">
              <w:rPr>
                <w:rStyle w:val="Hyperlink"/>
                <w:rFonts w:ascii="Times New Roman" w:hAnsi="Times New Roman" w:cs="Times New Roman"/>
                <w:bCs/>
                <w:noProof/>
              </w:rPr>
              <w:t>Semantic Colour Conventions</w:t>
            </w:r>
            <w:r w:rsidR="004A68FC">
              <w:rPr>
                <w:noProof/>
                <w:webHidden/>
              </w:rPr>
              <w:tab/>
            </w:r>
            <w:r>
              <w:rPr>
                <w:noProof/>
                <w:webHidden/>
              </w:rPr>
              <w:fldChar w:fldCharType="begin"/>
            </w:r>
            <w:r w:rsidR="004A68FC">
              <w:rPr>
                <w:noProof/>
                <w:webHidden/>
              </w:rPr>
              <w:instrText xml:space="preserve"> PAGEREF _Toc227762276 \h </w:instrText>
            </w:r>
            <w:r>
              <w:rPr>
                <w:noProof/>
                <w:webHidden/>
              </w:rPr>
            </w:r>
            <w:r>
              <w:rPr>
                <w:noProof/>
                <w:webHidden/>
              </w:rPr>
              <w:fldChar w:fldCharType="separate"/>
            </w:r>
            <w:r w:rsidR="004A68FC">
              <w:rPr>
                <w:noProof/>
                <w:webHidden/>
              </w:rPr>
              <w:t>35</w:t>
            </w:r>
            <w:r>
              <w:rPr>
                <w:noProof/>
                <w:webHidden/>
              </w:rPr>
              <w:fldChar w:fldCharType="end"/>
            </w:r>
          </w:hyperlink>
        </w:p>
        <w:p w:rsidR="004A68FC" w:rsidRDefault="008A147A">
          <w:pPr>
            <w:pStyle w:val="TOC2"/>
            <w:tabs>
              <w:tab w:val="right" w:leader="dot" w:pos="9016"/>
            </w:tabs>
            <w:rPr>
              <w:noProof/>
            </w:rPr>
          </w:pPr>
          <w:hyperlink w:anchor="_Toc227762277" w:history="1">
            <w:r w:rsidR="004A68FC" w:rsidRPr="00204E2F">
              <w:rPr>
                <w:rStyle w:val="Hyperlink"/>
                <w:rFonts w:ascii="Times New Roman" w:hAnsi="Times New Roman" w:cs="Times New Roman"/>
                <w:bCs/>
                <w:noProof/>
              </w:rPr>
              <w:t>Background and Contrast Ratios</w:t>
            </w:r>
            <w:r w:rsidR="004A68FC">
              <w:rPr>
                <w:noProof/>
                <w:webHidden/>
              </w:rPr>
              <w:tab/>
            </w:r>
            <w:r>
              <w:rPr>
                <w:noProof/>
                <w:webHidden/>
              </w:rPr>
              <w:fldChar w:fldCharType="begin"/>
            </w:r>
            <w:r w:rsidR="004A68FC">
              <w:rPr>
                <w:noProof/>
                <w:webHidden/>
              </w:rPr>
              <w:instrText xml:space="preserve"> PAGEREF _Toc227762277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78" w:history="1">
            <w:r w:rsidR="004A68FC" w:rsidRPr="00204E2F">
              <w:rPr>
                <w:rStyle w:val="Hyperlink"/>
                <w:noProof/>
              </w:rPr>
              <w:t>VERSION CONTROL AND REPRODUCIBILITY</w:t>
            </w:r>
            <w:r w:rsidR="004A68FC">
              <w:rPr>
                <w:noProof/>
                <w:webHidden/>
              </w:rPr>
              <w:tab/>
            </w:r>
            <w:r>
              <w:rPr>
                <w:noProof/>
                <w:webHidden/>
              </w:rPr>
              <w:fldChar w:fldCharType="begin"/>
            </w:r>
            <w:r w:rsidR="004A68FC">
              <w:rPr>
                <w:noProof/>
                <w:webHidden/>
              </w:rPr>
              <w:instrText xml:space="preserve"> PAGEREF _Toc227762278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2"/>
            <w:tabs>
              <w:tab w:val="right" w:leader="dot" w:pos="9016"/>
            </w:tabs>
            <w:rPr>
              <w:noProof/>
            </w:rPr>
          </w:pPr>
          <w:hyperlink w:anchor="_Toc227762279" w:history="1">
            <w:r w:rsidR="004A68FC" w:rsidRPr="00204E2F">
              <w:rPr>
                <w:rStyle w:val="Hyperlink"/>
                <w:rFonts w:ascii="Times New Roman" w:hAnsi="Times New Roman" w:cs="Times New Roman"/>
                <w:bCs/>
                <w:noProof/>
              </w:rPr>
              <w:t>Git Repository Structure</w:t>
            </w:r>
            <w:r w:rsidR="004A68FC">
              <w:rPr>
                <w:noProof/>
                <w:webHidden/>
              </w:rPr>
              <w:tab/>
            </w:r>
            <w:r>
              <w:rPr>
                <w:noProof/>
                <w:webHidden/>
              </w:rPr>
              <w:fldChar w:fldCharType="begin"/>
            </w:r>
            <w:r w:rsidR="004A68FC">
              <w:rPr>
                <w:noProof/>
                <w:webHidden/>
              </w:rPr>
              <w:instrText xml:space="preserve"> PAGEREF _Toc227762279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2"/>
            <w:tabs>
              <w:tab w:val="right" w:leader="dot" w:pos="9016"/>
            </w:tabs>
            <w:rPr>
              <w:noProof/>
            </w:rPr>
          </w:pPr>
          <w:hyperlink w:anchor="_Toc227762280" w:history="1">
            <w:r w:rsidR="004A68FC" w:rsidRPr="00204E2F">
              <w:rPr>
                <w:rStyle w:val="Hyperlink"/>
                <w:rFonts w:ascii="Times New Roman" w:hAnsi="Times New Roman" w:cs="Times New Roman"/>
                <w:bCs/>
                <w:noProof/>
              </w:rPr>
              <w:t>Dependency Pinning</w:t>
            </w:r>
            <w:r w:rsidR="004A68FC">
              <w:rPr>
                <w:noProof/>
                <w:webHidden/>
              </w:rPr>
              <w:tab/>
            </w:r>
            <w:r>
              <w:rPr>
                <w:noProof/>
                <w:webHidden/>
              </w:rPr>
              <w:fldChar w:fldCharType="begin"/>
            </w:r>
            <w:r w:rsidR="004A68FC">
              <w:rPr>
                <w:noProof/>
                <w:webHidden/>
              </w:rPr>
              <w:instrText xml:space="preserve"> PAGEREF _Toc227762280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2"/>
            <w:tabs>
              <w:tab w:val="right" w:leader="dot" w:pos="9016"/>
            </w:tabs>
            <w:rPr>
              <w:noProof/>
            </w:rPr>
          </w:pPr>
          <w:hyperlink w:anchor="_Toc227762281" w:history="1">
            <w:r w:rsidR="004A68FC" w:rsidRPr="00204E2F">
              <w:rPr>
                <w:rStyle w:val="Hyperlink"/>
                <w:rFonts w:ascii="Times New Roman" w:hAnsi="Times New Roman" w:cs="Times New Roman"/>
                <w:bCs/>
                <w:noProof/>
              </w:rPr>
              <w:t>Random Seed Management</w:t>
            </w:r>
            <w:r w:rsidR="004A68FC">
              <w:rPr>
                <w:noProof/>
                <w:webHidden/>
              </w:rPr>
              <w:tab/>
            </w:r>
            <w:r>
              <w:rPr>
                <w:noProof/>
                <w:webHidden/>
              </w:rPr>
              <w:fldChar w:fldCharType="begin"/>
            </w:r>
            <w:r w:rsidR="004A68FC">
              <w:rPr>
                <w:noProof/>
                <w:webHidden/>
              </w:rPr>
              <w:instrText xml:space="preserve"> PAGEREF _Toc227762281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2"/>
            <w:tabs>
              <w:tab w:val="right" w:leader="dot" w:pos="9016"/>
            </w:tabs>
            <w:rPr>
              <w:noProof/>
            </w:rPr>
          </w:pPr>
          <w:hyperlink w:anchor="_Toc227762282" w:history="1">
            <w:r w:rsidR="004A68FC" w:rsidRPr="00204E2F">
              <w:rPr>
                <w:rStyle w:val="Hyperlink"/>
                <w:rFonts w:ascii="Times New Roman" w:hAnsi="Times New Roman" w:cs="Times New Roman"/>
                <w:bCs/>
                <w:noProof/>
              </w:rPr>
              <w:t>Dataset Fingerprinting</w:t>
            </w:r>
            <w:r w:rsidR="004A68FC">
              <w:rPr>
                <w:noProof/>
                <w:webHidden/>
              </w:rPr>
              <w:tab/>
            </w:r>
            <w:r>
              <w:rPr>
                <w:noProof/>
                <w:webHidden/>
              </w:rPr>
              <w:fldChar w:fldCharType="begin"/>
            </w:r>
            <w:r w:rsidR="004A68FC">
              <w:rPr>
                <w:noProof/>
                <w:webHidden/>
              </w:rPr>
              <w:instrText xml:space="preserve"> PAGEREF _Toc227762282 \h </w:instrText>
            </w:r>
            <w:r>
              <w:rPr>
                <w:noProof/>
                <w:webHidden/>
              </w:rPr>
            </w:r>
            <w:r>
              <w:rPr>
                <w:noProof/>
                <w:webHidden/>
              </w:rPr>
              <w:fldChar w:fldCharType="separate"/>
            </w:r>
            <w:r w:rsidR="004A68FC">
              <w:rPr>
                <w:noProof/>
                <w:webHidden/>
              </w:rPr>
              <w:t>36</w:t>
            </w:r>
            <w:r>
              <w:rPr>
                <w:noProof/>
                <w:webHidden/>
              </w:rPr>
              <w:fldChar w:fldCharType="end"/>
            </w:r>
          </w:hyperlink>
        </w:p>
        <w:p w:rsidR="004A68FC" w:rsidRDefault="008A147A">
          <w:pPr>
            <w:pStyle w:val="TOC2"/>
            <w:tabs>
              <w:tab w:val="right" w:leader="dot" w:pos="9016"/>
            </w:tabs>
            <w:rPr>
              <w:noProof/>
            </w:rPr>
          </w:pPr>
          <w:hyperlink w:anchor="_Toc227762283" w:history="1">
            <w:r w:rsidR="004A68FC" w:rsidRPr="00204E2F">
              <w:rPr>
                <w:rStyle w:val="Hyperlink"/>
                <w:rFonts w:ascii="Times New Roman" w:hAnsi="Times New Roman" w:cs="Times New Roman"/>
                <w:bCs/>
                <w:noProof/>
              </w:rPr>
              <w:t>Report Versioning</w:t>
            </w:r>
            <w:r w:rsidR="004A68FC">
              <w:rPr>
                <w:noProof/>
                <w:webHidden/>
              </w:rPr>
              <w:tab/>
            </w:r>
            <w:r>
              <w:rPr>
                <w:noProof/>
                <w:webHidden/>
              </w:rPr>
              <w:fldChar w:fldCharType="begin"/>
            </w:r>
            <w:r w:rsidR="004A68FC">
              <w:rPr>
                <w:noProof/>
                <w:webHidden/>
              </w:rPr>
              <w:instrText xml:space="preserve"> PAGEREF _Toc227762283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4" w:history="1">
            <w:r w:rsidR="004A68FC" w:rsidRPr="00204E2F">
              <w:rPr>
                <w:rStyle w:val="Hyperlink"/>
                <w:rFonts w:ascii="Times New Roman" w:hAnsi="Times New Roman" w:cs="Times New Roman"/>
                <w:bCs/>
                <w:noProof/>
              </w:rPr>
              <w:t>PERFORMANCE OPTIMIZATION</w:t>
            </w:r>
            <w:r w:rsidR="004A68FC">
              <w:rPr>
                <w:noProof/>
                <w:webHidden/>
              </w:rPr>
              <w:tab/>
            </w:r>
            <w:r>
              <w:rPr>
                <w:noProof/>
                <w:webHidden/>
              </w:rPr>
              <w:fldChar w:fldCharType="begin"/>
            </w:r>
            <w:r w:rsidR="004A68FC">
              <w:rPr>
                <w:noProof/>
                <w:webHidden/>
              </w:rPr>
              <w:instrText xml:space="preserve"> PAGEREF _Toc227762284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5" w:history="1">
            <w:r w:rsidR="004A68FC" w:rsidRPr="00204E2F">
              <w:rPr>
                <w:rStyle w:val="Hyperlink"/>
                <w:rFonts w:ascii="Times New Roman" w:hAnsi="Times New Roman" w:cs="Times New Roman"/>
                <w:bCs/>
                <w:noProof/>
              </w:rPr>
              <w:t>Chunked Reading for Large Files</w:t>
            </w:r>
            <w:r w:rsidR="004A68FC">
              <w:rPr>
                <w:noProof/>
                <w:webHidden/>
              </w:rPr>
              <w:tab/>
            </w:r>
            <w:r>
              <w:rPr>
                <w:noProof/>
                <w:webHidden/>
              </w:rPr>
              <w:fldChar w:fldCharType="begin"/>
            </w:r>
            <w:r w:rsidR="004A68FC">
              <w:rPr>
                <w:noProof/>
                <w:webHidden/>
              </w:rPr>
              <w:instrText xml:space="preserve"> PAGEREF _Toc227762285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6" w:history="1">
            <w:r w:rsidR="004A68FC" w:rsidRPr="00204E2F">
              <w:rPr>
                <w:rStyle w:val="Hyperlink"/>
                <w:rFonts w:ascii="Times New Roman" w:hAnsi="Times New Roman" w:cs="Times New Roman"/>
                <w:bCs/>
                <w:noProof/>
              </w:rPr>
              <w:t>Vectorized Operations</w:t>
            </w:r>
            <w:r w:rsidR="004A68FC">
              <w:rPr>
                <w:noProof/>
                <w:webHidden/>
              </w:rPr>
              <w:tab/>
            </w:r>
            <w:r>
              <w:rPr>
                <w:noProof/>
                <w:webHidden/>
              </w:rPr>
              <w:fldChar w:fldCharType="begin"/>
            </w:r>
            <w:r w:rsidR="004A68FC">
              <w:rPr>
                <w:noProof/>
                <w:webHidden/>
              </w:rPr>
              <w:instrText xml:space="preserve"> PAGEREF _Toc227762286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7" w:history="1">
            <w:r w:rsidR="004A68FC" w:rsidRPr="00204E2F">
              <w:rPr>
                <w:rStyle w:val="Hyperlink"/>
                <w:rFonts w:ascii="Times New Roman" w:hAnsi="Times New Roman" w:cs="Times New Roman"/>
                <w:bCs/>
                <w:noProof/>
              </w:rPr>
              <w:t>Lazy Evaluation with Dask</w:t>
            </w:r>
            <w:r w:rsidR="004A68FC">
              <w:rPr>
                <w:noProof/>
                <w:webHidden/>
              </w:rPr>
              <w:tab/>
            </w:r>
            <w:r>
              <w:rPr>
                <w:noProof/>
                <w:webHidden/>
              </w:rPr>
              <w:fldChar w:fldCharType="begin"/>
            </w:r>
            <w:r w:rsidR="004A68FC">
              <w:rPr>
                <w:noProof/>
                <w:webHidden/>
              </w:rPr>
              <w:instrText xml:space="preserve"> PAGEREF _Toc227762287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8" w:history="1">
            <w:r w:rsidR="004A68FC" w:rsidRPr="00204E2F">
              <w:rPr>
                <w:rStyle w:val="Hyperlink"/>
                <w:rFonts w:ascii="Times New Roman" w:hAnsi="Times New Roman" w:cs="Times New Roman"/>
                <w:bCs/>
                <w:noProof/>
              </w:rPr>
              <w:t>Chart Rendering Optimization</w:t>
            </w:r>
            <w:r w:rsidR="004A68FC">
              <w:rPr>
                <w:noProof/>
                <w:webHidden/>
              </w:rPr>
              <w:tab/>
            </w:r>
            <w:r>
              <w:rPr>
                <w:noProof/>
                <w:webHidden/>
              </w:rPr>
              <w:fldChar w:fldCharType="begin"/>
            </w:r>
            <w:r w:rsidR="004A68FC">
              <w:rPr>
                <w:noProof/>
                <w:webHidden/>
              </w:rPr>
              <w:instrText xml:space="preserve"> PAGEREF _Toc227762288 \h </w:instrText>
            </w:r>
            <w:r>
              <w:rPr>
                <w:noProof/>
                <w:webHidden/>
              </w:rPr>
            </w:r>
            <w:r>
              <w:rPr>
                <w:noProof/>
                <w:webHidden/>
              </w:rPr>
              <w:fldChar w:fldCharType="separate"/>
            </w:r>
            <w:r w:rsidR="004A68FC">
              <w:rPr>
                <w:noProof/>
                <w:webHidden/>
              </w:rPr>
              <w:t>37</w:t>
            </w:r>
            <w:r>
              <w:rPr>
                <w:noProof/>
                <w:webHidden/>
              </w:rPr>
              <w:fldChar w:fldCharType="end"/>
            </w:r>
          </w:hyperlink>
        </w:p>
        <w:p w:rsidR="004A68FC" w:rsidRDefault="008A147A">
          <w:pPr>
            <w:pStyle w:val="TOC2"/>
            <w:tabs>
              <w:tab w:val="right" w:leader="dot" w:pos="9016"/>
            </w:tabs>
            <w:rPr>
              <w:noProof/>
            </w:rPr>
          </w:pPr>
          <w:hyperlink w:anchor="_Toc227762289" w:history="1">
            <w:r w:rsidR="004A68FC" w:rsidRPr="00204E2F">
              <w:rPr>
                <w:rStyle w:val="Hyperlink"/>
                <w:rFonts w:ascii="Times New Roman" w:hAnsi="Times New Roman" w:cs="Times New Roman"/>
                <w:bCs/>
                <w:noProof/>
              </w:rPr>
              <w:t>Caching Analysis Results</w:t>
            </w:r>
            <w:r w:rsidR="004A68FC">
              <w:rPr>
                <w:noProof/>
                <w:webHidden/>
              </w:rPr>
              <w:tab/>
            </w:r>
            <w:r>
              <w:rPr>
                <w:noProof/>
                <w:webHidden/>
              </w:rPr>
              <w:fldChar w:fldCharType="begin"/>
            </w:r>
            <w:r w:rsidR="004A68FC">
              <w:rPr>
                <w:noProof/>
                <w:webHidden/>
              </w:rPr>
              <w:instrText xml:space="preserve"> PAGEREF _Toc227762289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0" w:history="1">
            <w:r w:rsidR="004A68FC" w:rsidRPr="00204E2F">
              <w:rPr>
                <w:rStyle w:val="Hyperlink"/>
                <w:rFonts w:ascii="Times New Roman" w:hAnsi="Times New Roman" w:cs="Times New Roman"/>
                <w:bCs/>
                <w:noProof/>
              </w:rPr>
              <w:t>COMPARATIVE ANALYSIS - VISUALIZATION TOOLS</w:t>
            </w:r>
            <w:r w:rsidR="004A68FC">
              <w:rPr>
                <w:noProof/>
                <w:webHidden/>
              </w:rPr>
              <w:tab/>
            </w:r>
            <w:r>
              <w:rPr>
                <w:noProof/>
                <w:webHidden/>
              </w:rPr>
              <w:fldChar w:fldCharType="begin"/>
            </w:r>
            <w:r w:rsidR="004A68FC">
              <w:rPr>
                <w:noProof/>
                <w:webHidden/>
              </w:rPr>
              <w:instrText xml:space="preserve"> PAGEREF _Toc227762290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1" w:history="1">
            <w:r w:rsidR="004A68FC" w:rsidRPr="00204E2F">
              <w:rPr>
                <w:rStyle w:val="Hyperlink"/>
                <w:rFonts w:ascii="Times New Roman" w:hAnsi="Times New Roman" w:cs="Times New Roman"/>
                <w:bCs/>
                <w:noProof/>
              </w:rPr>
              <w:t>Criteria</w:t>
            </w:r>
            <w:r w:rsidR="004A68FC">
              <w:rPr>
                <w:noProof/>
                <w:webHidden/>
              </w:rPr>
              <w:tab/>
            </w:r>
            <w:r>
              <w:rPr>
                <w:noProof/>
                <w:webHidden/>
              </w:rPr>
              <w:fldChar w:fldCharType="begin"/>
            </w:r>
            <w:r w:rsidR="004A68FC">
              <w:rPr>
                <w:noProof/>
                <w:webHidden/>
              </w:rPr>
              <w:instrText xml:space="preserve"> PAGEREF _Toc227762291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2" w:history="1">
            <w:r w:rsidR="004A68FC" w:rsidRPr="00204E2F">
              <w:rPr>
                <w:rStyle w:val="Hyperlink"/>
                <w:rFonts w:ascii="Times New Roman" w:hAnsi="Times New Roman" w:cs="Times New Roman"/>
                <w:bCs/>
                <w:noProof/>
              </w:rPr>
              <w:t>This Project</w:t>
            </w:r>
            <w:r w:rsidR="004A68FC">
              <w:rPr>
                <w:noProof/>
                <w:webHidden/>
              </w:rPr>
              <w:tab/>
            </w:r>
            <w:r>
              <w:rPr>
                <w:noProof/>
                <w:webHidden/>
              </w:rPr>
              <w:fldChar w:fldCharType="begin"/>
            </w:r>
            <w:r w:rsidR="004A68FC">
              <w:rPr>
                <w:noProof/>
                <w:webHidden/>
              </w:rPr>
              <w:instrText xml:space="preserve"> PAGEREF _Toc227762292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3" w:history="1">
            <w:r w:rsidR="004A68FC" w:rsidRPr="00204E2F">
              <w:rPr>
                <w:rStyle w:val="Hyperlink"/>
                <w:rFonts w:ascii="Times New Roman" w:hAnsi="Times New Roman" w:cs="Times New Roman"/>
                <w:bCs/>
                <w:noProof/>
              </w:rPr>
              <w:t>Tableau</w:t>
            </w:r>
            <w:r w:rsidR="004A68FC">
              <w:rPr>
                <w:noProof/>
                <w:webHidden/>
              </w:rPr>
              <w:tab/>
            </w:r>
            <w:r>
              <w:rPr>
                <w:noProof/>
                <w:webHidden/>
              </w:rPr>
              <w:fldChar w:fldCharType="begin"/>
            </w:r>
            <w:r w:rsidR="004A68FC">
              <w:rPr>
                <w:noProof/>
                <w:webHidden/>
              </w:rPr>
              <w:instrText xml:space="preserve"> PAGEREF _Toc227762293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4" w:history="1">
            <w:r w:rsidR="004A68FC" w:rsidRPr="00204E2F">
              <w:rPr>
                <w:rStyle w:val="Hyperlink"/>
                <w:rFonts w:ascii="Times New Roman" w:hAnsi="Times New Roman" w:cs="Times New Roman"/>
                <w:bCs/>
                <w:noProof/>
              </w:rPr>
              <w:t>Power BI</w:t>
            </w:r>
            <w:r w:rsidR="004A68FC">
              <w:rPr>
                <w:noProof/>
                <w:webHidden/>
              </w:rPr>
              <w:tab/>
            </w:r>
            <w:r>
              <w:rPr>
                <w:noProof/>
                <w:webHidden/>
              </w:rPr>
              <w:fldChar w:fldCharType="begin"/>
            </w:r>
            <w:r w:rsidR="004A68FC">
              <w:rPr>
                <w:noProof/>
                <w:webHidden/>
              </w:rPr>
              <w:instrText xml:space="preserve"> PAGEREF _Toc227762294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5" w:history="1">
            <w:r w:rsidR="004A68FC" w:rsidRPr="00204E2F">
              <w:rPr>
                <w:rStyle w:val="Hyperlink"/>
                <w:rFonts w:ascii="Times New Roman" w:hAnsi="Times New Roman" w:cs="Times New Roman"/>
                <w:bCs/>
                <w:noProof/>
              </w:rPr>
              <w:t>Excel</w:t>
            </w:r>
            <w:r w:rsidR="004A68FC">
              <w:rPr>
                <w:noProof/>
                <w:webHidden/>
              </w:rPr>
              <w:tab/>
            </w:r>
            <w:r>
              <w:rPr>
                <w:noProof/>
                <w:webHidden/>
              </w:rPr>
              <w:fldChar w:fldCharType="begin"/>
            </w:r>
            <w:r w:rsidR="004A68FC">
              <w:rPr>
                <w:noProof/>
                <w:webHidden/>
              </w:rPr>
              <w:instrText xml:space="preserve"> PAGEREF _Toc227762295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2"/>
            <w:tabs>
              <w:tab w:val="right" w:leader="dot" w:pos="9016"/>
            </w:tabs>
            <w:rPr>
              <w:noProof/>
            </w:rPr>
          </w:pPr>
          <w:hyperlink w:anchor="_Toc227762296" w:history="1">
            <w:r w:rsidR="004A68FC" w:rsidRPr="00204E2F">
              <w:rPr>
                <w:rStyle w:val="Hyperlink"/>
                <w:rFonts w:ascii="Times New Roman" w:hAnsi="Times New Roman" w:cs="Times New Roman"/>
                <w:bCs/>
                <w:noProof/>
              </w:rPr>
              <w:t>Jupyter</w:t>
            </w:r>
            <w:r w:rsidR="004A68FC">
              <w:rPr>
                <w:noProof/>
                <w:webHidden/>
              </w:rPr>
              <w:tab/>
            </w:r>
            <w:r>
              <w:rPr>
                <w:noProof/>
                <w:webHidden/>
              </w:rPr>
              <w:fldChar w:fldCharType="begin"/>
            </w:r>
            <w:r w:rsidR="004A68FC">
              <w:rPr>
                <w:noProof/>
                <w:webHidden/>
              </w:rPr>
              <w:instrText xml:space="preserve"> PAGEREF _Toc227762296 \h </w:instrText>
            </w:r>
            <w:r>
              <w:rPr>
                <w:noProof/>
                <w:webHidden/>
              </w:rPr>
            </w:r>
            <w:r>
              <w:rPr>
                <w:noProof/>
                <w:webHidden/>
              </w:rPr>
              <w:fldChar w:fldCharType="separate"/>
            </w:r>
            <w:r w:rsidR="004A68FC">
              <w:rPr>
                <w:noProof/>
                <w:webHidden/>
              </w:rPr>
              <w:t>38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297" w:history="1">
            <w:r w:rsidR="004A68FC" w:rsidRPr="00204E2F">
              <w:rPr>
                <w:rStyle w:val="Hyperlink"/>
                <w:noProof/>
              </w:rPr>
              <w:t>ERROR HANDLING AND LOGGING</w:t>
            </w:r>
            <w:r w:rsidR="004A68FC">
              <w:rPr>
                <w:noProof/>
                <w:webHidden/>
              </w:rPr>
              <w:tab/>
            </w:r>
            <w:r>
              <w:rPr>
                <w:noProof/>
                <w:webHidden/>
              </w:rPr>
              <w:fldChar w:fldCharType="begin"/>
            </w:r>
            <w:r w:rsidR="004A68FC">
              <w:rPr>
                <w:noProof/>
                <w:webHidden/>
              </w:rPr>
              <w:instrText xml:space="preserve"> PAGEREF _Toc227762297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298" w:history="1">
            <w:r w:rsidR="004A68FC" w:rsidRPr="00204E2F">
              <w:rPr>
                <w:rStyle w:val="Hyperlink"/>
                <w:rFonts w:ascii="Times New Roman" w:hAnsi="Times New Roman" w:cs="Times New Roman"/>
                <w:bCs/>
                <w:noProof/>
              </w:rPr>
              <w:t>Error Taxonomy</w:t>
            </w:r>
            <w:r w:rsidR="004A68FC">
              <w:rPr>
                <w:noProof/>
                <w:webHidden/>
              </w:rPr>
              <w:tab/>
            </w:r>
            <w:r>
              <w:rPr>
                <w:noProof/>
                <w:webHidden/>
              </w:rPr>
              <w:fldChar w:fldCharType="begin"/>
            </w:r>
            <w:r w:rsidR="004A68FC">
              <w:rPr>
                <w:noProof/>
                <w:webHidden/>
              </w:rPr>
              <w:instrText xml:space="preserve"> PAGEREF _Toc227762298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299" w:history="1">
            <w:r w:rsidR="004A68FC" w:rsidRPr="00204E2F">
              <w:rPr>
                <w:rStyle w:val="Hyperlink"/>
                <w:rFonts w:ascii="Times New Roman" w:hAnsi="Times New Roman" w:cs="Times New Roman"/>
                <w:bCs/>
                <w:noProof/>
              </w:rPr>
              <w:t>Structured Logging</w:t>
            </w:r>
            <w:r w:rsidR="004A68FC">
              <w:rPr>
                <w:noProof/>
                <w:webHidden/>
              </w:rPr>
              <w:tab/>
            </w:r>
            <w:r>
              <w:rPr>
                <w:noProof/>
                <w:webHidden/>
              </w:rPr>
              <w:fldChar w:fldCharType="begin"/>
            </w:r>
            <w:r w:rsidR="004A68FC">
              <w:rPr>
                <w:noProof/>
                <w:webHidden/>
              </w:rPr>
              <w:instrText xml:space="preserve"> PAGEREF _Toc227762299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300" w:history="1">
            <w:r w:rsidR="004A68FC" w:rsidRPr="00204E2F">
              <w:rPr>
                <w:rStyle w:val="Hyperlink"/>
                <w:rFonts w:ascii="Times New Roman" w:hAnsi="Times New Roman" w:cs="Times New Roman"/>
                <w:bCs/>
                <w:noProof/>
              </w:rPr>
              <w:t>Graceful Degradation</w:t>
            </w:r>
            <w:r w:rsidR="004A68FC">
              <w:rPr>
                <w:noProof/>
                <w:webHidden/>
              </w:rPr>
              <w:tab/>
            </w:r>
            <w:r>
              <w:rPr>
                <w:noProof/>
                <w:webHidden/>
              </w:rPr>
              <w:fldChar w:fldCharType="begin"/>
            </w:r>
            <w:r w:rsidR="004A68FC">
              <w:rPr>
                <w:noProof/>
                <w:webHidden/>
              </w:rPr>
              <w:instrText xml:space="preserve"> PAGEREF _Toc227762300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301" w:history="1">
            <w:r w:rsidR="004A68FC" w:rsidRPr="00204E2F">
              <w:rPr>
                <w:rStyle w:val="Hyperlink"/>
                <w:rFonts w:ascii="Times New Roman" w:hAnsi="Times New Roman" w:cs="Times New Roman"/>
                <w:bCs/>
                <w:noProof/>
              </w:rPr>
              <w:t>Input Validation Schema</w:t>
            </w:r>
            <w:r w:rsidR="004A68FC">
              <w:rPr>
                <w:noProof/>
                <w:webHidden/>
              </w:rPr>
              <w:tab/>
            </w:r>
            <w:r>
              <w:rPr>
                <w:noProof/>
                <w:webHidden/>
              </w:rPr>
              <w:fldChar w:fldCharType="begin"/>
            </w:r>
            <w:r w:rsidR="004A68FC">
              <w:rPr>
                <w:noProof/>
                <w:webHidden/>
              </w:rPr>
              <w:instrText xml:space="preserve"> PAGEREF _Toc227762301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302" w:history="1">
            <w:r w:rsidR="004A68FC" w:rsidRPr="00204E2F">
              <w:rPr>
                <w:rStyle w:val="Hyperlink"/>
                <w:rFonts w:ascii="Times New Roman" w:hAnsi="Times New Roman" w:cs="Times New Roman"/>
                <w:bCs/>
                <w:noProof/>
              </w:rPr>
              <w:t>CI/CD PIPELINE AND DEPLOYMENT</w:t>
            </w:r>
            <w:r w:rsidR="004A68FC">
              <w:rPr>
                <w:noProof/>
                <w:webHidden/>
              </w:rPr>
              <w:tab/>
            </w:r>
            <w:r>
              <w:rPr>
                <w:noProof/>
                <w:webHidden/>
              </w:rPr>
              <w:fldChar w:fldCharType="begin"/>
            </w:r>
            <w:r w:rsidR="004A68FC">
              <w:rPr>
                <w:noProof/>
                <w:webHidden/>
              </w:rPr>
              <w:instrText xml:space="preserve"> PAGEREF _Toc227762302 \h </w:instrText>
            </w:r>
            <w:r>
              <w:rPr>
                <w:noProof/>
                <w:webHidden/>
              </w:rPr>
            </w:r>
            <w:r>
              <w:rPr>
                <w:noProof/>
                <w:webHidden/>
              </w:rPr>
              <w:fldChar w:fldCharType="separate"/>
            </w:r>
            <w:r w:rsidR="004A68FC">
              <w:rPr>
                <w:noProof/>
                <w:webHidden/>
              </w:rPr>
              <w:t>39</w:t>
            </w:r>
            <w:r>
              <w:rPr>
                <w:noProof/>
                <w:webHidden/>
              </w:rPr>
              <w:fldChar w:fldCharType="end"/>
            </w:r>
          </w:hyperlink>
        </w:p>
        <w:p w:rsidR="004A68FC" w:rsidRDefault="008A147A">
          <w:pPr>
            <w:pStyle w:val="TOC2"/>
            <w:tabs>
              <w:tab w:val="right" w:leader="dot" w:pos="9016"/>
            </w:tabs>
            <w:rPr>
              <w:noProof/>
            </w:rPr>
          </w:pPr>
          <w:hyperlink w:anchor="_Toc227762303" w:history="1">
            <w:r w:rsidR="004A68FC" w:rsidRPr="00204E2F">
              <w:rPr>
                <w:rStyle w:val="Hyperlink"/>
                <w:rFonts w:ascii="Times New Roman" w:hAnsi="Times New Roman" w:cs="Times New Roman"/>
                <w:bCs/>
                <w:noProof/>
              </w:rPr>
              <w:t>Continuous Integration Workflow</w:t>
            </w:r>
            <w:r w:rsidR="004A68FC">
              <w:rPr>
                <w:noProof/>
                <w:webHidden/>
              </w:rPr>
              <w:tab/>
            </w:r>
            <w:r>
              <w:rPr>
                <w:noProof/>
                <w:webHidden/>
              </w:rPr>
              <w:fldChar w:fldCharType="begin"/>
            </w:r>
            <w:r w:rsidR="004A68FC">
              <w:rPr>
                <w:noProof/>
                <w:webHidden/>
              </w:rPr>
              <w:instrText xml:space="preserve"> PAGEREF _Toc227762303 \h </w:instrText>
            </w:r>
            <w:r>
              <w:rPr>
                <w:noProof/>
                <w:webHidden/>
              </w:rPr>
            </w:r>
            <w:r>
              <w:rPr>
                <w:noProof/>
                <w:webHidden/>
              </w:rPr>
              <w:fldChar w:fldCharType="separate"/>
            </w:r>
            <w:r w:rsidR="004A68FC">
              <w:rPr>
                <w:noProof/>
                <w:webHidden/>
              </w:rPr>
              <w:t>40</w:t>
            </w:r>
            <w:r>
              <w:rPr>
                <w:noProof/>
                <w:webHidden/>
              </w:rPr>
              <w:fldChar w:fldCharType="end"/>
            </w:r>
          </w:hyperlink>
        </w:p>
        <w:p w:rsidR="004A68FC" w:rsidRDefault="008A147A">
          <w:pPr>
            <w:pStyle w:val="TOC2"/>
            <w:tabs>
              <w:tab w:val="right" w:leader="dot" w:pos="9016"/>
            </w:tabs>
            <w:rPr>
              <w:noProof/>
            </w:rPr>
          </w:pPr>
          <w:hyperlink w:anchor="_Toc227762304" w:history="1">
            <w:r w:rsidR="004A68FC" w:rsidRPr="00204E2F">
              <w:rPr>
                <w:rStyle w:val="Hyperlink"/>
                <w:rFonts w:ascii="Times New Roman" w:hAnsi="Times New Roman" w:cs="Times New Roman"/>
                <w:bCs/>
                <w:noProof/>
              </w:rPr>
              <w:t>Test Coverage Requirements</w:t>
            </w:r>
            <w:r w:rsidR="004A68FC">
              <w:rPr>
                <w:noProof/>
                <w:webHidden/>
              </w:rPr>
              <w:tab/>
            </w:r>
            <w:r>
              <w:rPr>
                <w:noProof/>
                <w:webHidden/>
              </w:rPr>
              <w:fldChar w:fldCharType="begin"/>
            </w:r>
            <w:r w:rsidR="004A68FC">
              <w:rPr>
                <w:noProof/>
                <w:webHidden/>
              </w:rPr>
              <w:instrText xml:space="preserve"> PAGEREF _Toc227762304 \h </w:instrText>
            </w:r>
            <w:r>
              <w:rPr>
                <w:noProof/>
                <w:webHidden/>
              </w:rPr>
            </w:r>
            <w:r>
              <w:rPr>
                <w:noProof/>
                <w:webHidden/>
              </w:rPr>
              <w:fldChar w:fldCharType="separate"/>
            </w:r>
            <w:r w:rsidR="004A68FC">
              <w:rPr>
                <w:noProof/>
                <w:webHidden/>
              </w:rPr>
              <w:t>40</w:t>
            </w:r>
            <w:r>
              <w:rPr>
                <w:noProof/>
                <w:webHidden/>
              </w:rPr>
              <w:fldChar w:fldCharType="end"/>
            </w:r>
          </w:hyperlink>
        </w:p>
        <w:p w:rsidR="004A68FC" w:rsidRDefault="008A147A">
          <w:pPr>
            <w:pStyle w:val="TOC2"/>
            <w:tabs>
              <w:tab w:val="right" w:leader="dot" w:pos="9016"/>
            </w:tabs>
            <w:rPr>
              <w:noProof/>
            </w:rPr>
          </w:pPr>
          <w:hyperlink w:anchor="_Toc227762305" w:history="1">
            <w:r w:rsidR="004A68FC" w:rsidRPr="00204E2F">
              <w:rPr>
                <w:rStyle w:val="Hyperlink"/>
                <w:rFonts w:ascii="Times New Roman" w:hAnsi="Times New Roman" w:cs="Times New Roman"/>
                <w:bCs/>
                <w:noProof/>
              </w:rPr>
              <w:t>Continuous Deployment</w:t>
            </w:r>
            <w:r w:rsidR="004A68FC">
              <w:rPr>
                <w:noProof/>
                <w:webHidden/>
              </w:rPr>
              <w:tab/>
            </w:r>
            <w:r>
              <w:rPr>
                <w:noProof/>
                <w:webHidden/>
              </w:rPr>
              <w:fldChar w:fldCharType="begin"/>
            </w:r>
            <w:r w:rsidR="004A68FC">
              <w:rPr>
                <w:noProof/>
                <w:webHidden/>
              </w:rPr>
              <w:instrText xml:space="preserve"> PAGEREF _Toc227762305 \h </w:instrText>
            </w:r>
            <w:r>
              <w:rPr>
                <w:noProof/>
                <w:webHidden/>
              </w:rPr>
            </w:r>
            <w:r>
              <w:rPr>
                <w:noProof/>
                <w:webHidden/>
              </w:rPr>
              <w:fldChar w:fldCharType="separate"/>
            </w:r>
            <w:r w:rsidR="004A68FC">
              <w:rPr>
                <w:noProof/>
                <w:webHidden/>
              </w:rPr>
              <w:t>40</w:t>
            </w:r>
            <w:r>
              <w:rPr>
                <w:noProof/>
                <w:webHidden/>
              </w:rPr>
              <w:fldChar w:fldCharType="end"/>
            </w:r>
          </w:hyperlink>
        </w:p>
        <w:p w:rsidR="004A68FC" w:rsidRDefault="008A147A">
          <w:pPr>
            <w:pStyle w:val="TOC2"/>
            <w:tabs>
              <w:tab w:val="right" w:leader="dot" w:pos="9016"/>
            </w:tabs>
            <w:rPr>
              <w:noProof/>
            </w:rPr>
          </w:pPr>
          <w:hyperlink w:anchor="_Toc227762306" w:history="1">
            <w:r w:rsidR="004A68FC" w:rsidRPr="00204E2F">
              <w:rPr>
                <w:rStyle w:val="Hyperlink"/>
                <w:rFonts w:ascii="Times New Roman" w:hAnsi="Times New Roman" w:cs="Times New Roman"/>
                <w:bCs/>
                <w:noProof/>
              </w:rPr>
              <w:t>Environment Configuration</w:t>
            </w:r>
            <w:r w:rsidR="004A68FC">
              <w:rPr>
                <w:noProof/>
                <w:webHidden/>
              </w:rPr>
              <w:tab/>
            </w:r>
            <w:r>
              <w:rPr>
                <w:noProof/>
                <w:webHidden/>
              </w:rPr>
              <w:fldChar w:fldCharType="begin"/>
            </w:r>
            <w:r w:rsidR="004A68FC">
              <w:rPr>
                <w:noProof/>
                <w:webHidden/>
              </w:rPr>
              <w:instrText xml:space="preserve"> PAGEREF _Toc227762306 \h </w:instrText>
            </w:r>
            <w:r>
              <w:rPr>
                <w:noProof/>
                <w:webHidden/>
              </w:rPr>
            </w:r>
            <w:r>
              <w:rPr>
                <w:noProof/>
                <w:webHidden/>
              </w:rPr>
              <w:fldChar w:fldCharType="separate"/>
            </w:r>
            <w:r w:rsidR="004A68FC">
              <w:rPr>
                <w:noProof/>
                <w:webHidden/>
              </w:rPr>
              <w:t>40</w:t>
            </w:r>
            <w:r>
              <w:rPr>
                <w:noProof/>
                <w:webHidden/>
              </w:rPr>
              <w:fldChar w:fldCharType="end"/>
            </w:r>
          </w:hyperlink>
        </w:p>
        <w:p w:rsidR="004A68FC" w:rsidRDefault="008A147A">
          <w:pPr>
            <w:pStyle w:val="TOC2"/>
            <w:tabs>
              <w:tab w:val="right" w:leader="dot" w:pos="9016"/>
            </w:tabs>
            <w:rPr>
              <w:noProof/>
            </w:rPr>
          </w:pPr>
          <w:hyperlink w:anchor="_Toc227762307" w:history="1">
            <w:r w:rsidR="004A68FC" w:rsidRPr="00204E2F">
              <w:rPr>
                <w:rStyle w:val="Hyperlink"/>
                <w:rFonts w:ascii="Times New Roman" w:hAnsi="Times New Roman" w:cs="Times New Roman"/>
                <w:bCs/>
                <w:noProof/>
              </w:rPr>
              <w:t>API DESIGN AND INTEGRATION</w:t>
            </w:r>
            <w:r w:rsidR="004A68FC">
              <w:rPr>
                <w:noProof/>
                <w:webHidden/>
              </w:rPr>
              <w:tab/>
            </w:r>
            <w:r>
              <w:rPr>
                <w:noProof/>
                <w:webHidden/>
              </w:rPr>
              <w:fldChar w:fldCharType="begin"/>
            </w:r>
            <w:r w:rsidR="004A68FC">
              <w:rPr>
                <w:noProof/>
                <w:webHidden/>
              </w:rPr>
              <w:instrText xml:space="preserve"> PAGEREF _Toc227762307 \h </w:instrText>
            </w:r>
            <w:r>
              <w:rPr>
                <w:noProof/>
                <w:webHidden/>
              </w:rPr>
            </w:r>
            <w:r>
              <w:rPr>
                <w:noProof/>
                <w:webHidden/>
              </w:rPr>
              <w:fldChar w:fldCharType="separate"/>
            </w:r>
            <w:r w:rsidR="004A68FC">
              <w:rPr>
                <w:noProof/>
                <w:webHidden/>
              </w:rPr>
              <w:t>40</w:t>
            </w:r>
            <w:r>
              <w:rPr>
                <w:noProof/>
                <w:webHidden/>
              </w:rPr>
              <w:fldChar w:fldCharType="end"/>
            </w:r>
          </w:hyperlink>
        </w:p>
        <w:p w:rsidR="004A68FC" w:rsidRDefault="008A147A">
          <w:pPr>
            <w:pStyle w:val="TOC2"/>
            <w:tabs>
              <w:tab w:val="right" w:leader="dot" w:pos="9016"/>
            </w:tabs>
            <w:rPr>
              <w:noProof/>
            </w:rPr>
          </w:pPr>
          <w:hyperlink w:anchor="_Toc227762308" w:history="1">
            <w:r w:rsidR="004A68FC" w:rsidRPr="00204E2F">
              <w:rPr>
                <w:rStyle w:val="Hyperlink"/>
                <w:rFonts w:ascii="Times New Roman" w:hAnsi="Times New Roman" w:cs="Times New Roman"/>
                <w:bCs/>
                <w:noProof/>
              </w:rPr>
              <w:t>API Endpoint Reference</w:t>
            </w:r>
            <w:r w:rsidR="004A68FC">
              <w:rPr>
                <w:noProof/>
                <w:webHidden/>
              </w:rPr>
              <w:tab/>
            </w:r>
            <w:r>
              <w:rPr>
                <w:noProof/>
                <w:webHidden/>
              </w:rPr>
              <w:fldChar w:fldCharType="begin"/>
            </w:r>
            <w:r w:rsidR="004A68FC">
              <w:rPr>
                <w:noProof/>
                <w:webHidden/>
              </w:rPr>
              <w:instrText xml:space="preserve"> PAGEREF _Toc227762308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09" w:history="1">
            <w:r w:rsidR="004A68FC" w:rsidRPr="00204E2F">
              <w:rPr>
                <w:rStyle w:val="Hyperlink"/>
                <w:rFonts w:ascii="Times New Roman" w:hAnsi="Times New Roman" w:cs="Times New Roman"/>
                <w:bCs/>
                <w:noProof/>
              </w:rPr>
              <w:t>Endpoint</w:t>
            </w:r>
            <w:r w:rsidR="004A68FC">
              <w:rPr>
                <w:noProof/>
                <w:webHidden/>
              </w:rPr>
              <w:tab/>
            </w:r>
            <w:r>
              <w:rPr>
                <w:noProof/>
                <w:webHidden/>
              </w:rPr>
              <w:fldChar w:fldCharType="begin"/>
            </w:r>
            <w:r w:rsidR="004A68FC">
              <w:rPr>
                <w:noProof/>
                <w:webHidden/>
              </w:rPr>
              <w:instrText xml:space="preserve"> PAGEREF _Toc227762309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0" w:history="1">
            <w:r w:rsidR="004A68FC" w:rsidRPr="00204E2F">
              <w:rPr>
                <w:rStyle w:val="Hyperlink"/>
                <w:rFonts w:ascii="Times New Roman" w:hAnsi="Times New Roman" w:cs="Times New Roman"/>
                <w:bCs/>
                <w:noProof/>
              </w:rPr>
              <w:t>Method</w:t>
            </w:r>
            <w:r w:rsidR="004A68FC">
              <w:rPr>
                <w:noProof/>
                <w:webHidden/>
              </w:rPr>
              <w:tab/>
            </w:r>
            <w:r>
              <w:rPr>
                <w:noProof/>
                <w:webHidden/>
              </w:rPr>
              <w:fldChar w:fldCharType="begin"/>
            </w:r>
            <w:r w:rsidR="004A68FC">
              <w:rPr>
                <w:noProof/>
                <w:webHidden/>
              </w:rPr>
              <w:instrText xml:space="preserve"> PAGEREF _Toc227762310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1"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_Toc227762311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2" w:history="1">
            <w:r w:rsidR="004A68FC" w:rsidRPr="00204E2F">
              <w:rPr>
                <w:rStyle w:val="Hyperlink"/>
                <w:rFonts w:ascii="Times New Roman" w:hAnsi="Times New Roman" w:cs="Times New Roman"/>
                <w:bCs/>
                <w:noProof/>
              </w:rPr>
              <w:t>Authentication</w:t>
            </w:r>
            <w:r w:rsidR="004A68FC">
              <w:rPr>
                <w:noProof/>
                <w:webHidden/>
              </w:rPr>
              <w:tab/>
            </w:r>
            <w:r>
              <w:rPr>
                <w:noProof/>
                <w:webHidden/>
              </w:rPr>
              <w:fldChar w:fldCharType="begin"/>
            </w:r>
            <w:r w:rsidR="004A68FC">
              <w:rPr>
                <w:noProof/>
                <w:webHidden/>
              </w:rPr>
              <w:instrText xml:space="preserve"> PAGEREF _Toc227762312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3" w:history="1">
            <w:r w:rsidR="004A68FC" w:rsidRPr="00204E2F">
              <w:rPr>
                <w:rStyle w:val="Hyperlink"/>
                <w:rFonts w:ascii="Times New Roman" w:hAnsi="Times New Roman" w:cs="Times New Roman"/>
                <w:bCs/>
                <w:noProof/>
              </w:rPr>
              <w:t>Rate Limiting and Quotas</w:t>
            </w:r>
            <w:r w:rsidR="004A68FC">
              <w:rPr>
                <w:noProof/>
                <w:webHidden/>
              </w:rPr>
              <w:tab/>
            </w:r>
            <w:r>
              <w:rPr>
                <w:noProof/>
                <w:webHidden/>
              </w:rPr>
              <w:fldChar w:fldCharType="begin"/>
            </w:r>
            <w:r w:rsidR="004A68FC">
              <w:rPr>
                <w:noProof/>
                <w:webHidden/>
              </w:rPr>
              <w:instrText xml:space="preserve"> PAGEREF _Toc227762313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4" w:history="1">
            <w:r w:rsidR="004A68FC" w:rsidRPr="00204E2F">
              <w:rPr>
                <w:rStyle w:val="Hyperlink"/>
                <w:rFonts w:ascii="Times New Roman" w:hAnsi="Times New Roman" w:cs="Times New Roman"/>
                <w:bCs/>
                <w:noProof/>
              </w:rPr>
              <w:t>DATABASE SCHEMA AND PERSISTENCE</w:t>
            </w:r>
            <w:r w:rsidR="004A68FC">
              <w:rPr>
                <w:noProof/>
                <w:webHidden/>
              </w:rPr>
              <w:tab/>
            </w:r>
            <w:r>
              <w:rPr>
                <w:noProof/>
                <w:webHidden/>
              </w:rPr>
              <w:fldChar w:fldCharType="begin"/>
            </w:r>
            <w:r w:rsidR="004A68FC">
              <w:rPr>
                <w:noProof/>
                <w:webHidden/>
              </w:rPr>
              <w:instrText xml:space="preserve"> PAGEREF _Toc227762314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5" w:history="1">
            <w:r w:rsidR="004A68FC" w:rsidRPr="00204E2F">
              <w:rPr>
                <w:rStyle w:val="Hyperlink"/>
                <w:rFonts w:ascii="Times New Roman" w:hAnsi="Times New Roman" w:cs="Times New Roman"/>
                <w:bCs/>
                <w:noProof/>
              </w:rPr>
              <w:t>Core Tables</w:t>
            </w:r>
            <w:r w:rsidR="004A68FC">
              <w:rPr>
                <w:noProof/>
                <w:webHidden/>
              </w:rPr>
              <w:tab/>
            </w:r>
            <w:r>
              <w:rPr>
                <w:noProof/>
                <w:webHidden/>
              </w:rPr>
              <w:fldChar w:fldCharType="begin"/>
            </w:r>
            <w:r w:rsidR="004A68FC">
              <w:rPr>
                <w:noProof/>
                <w:webHidden/>
              </w:rPr>
              <w:instrText xml:space="preserve"> PAGEREF _Toc227762315 \h </w:instrText>
            </w:r>
            <w:r>
              <w:rPr>
                <w:noProof/>
                <w:webHidden/>
              </w:rPr>
            </w:r>
            <w:r>
              <w:rPr>
                <w:noProof/>
                <w:webHidden/>
              </w:rPr>
              <w:fldChar w:fldCharType="separate"/>
            </w:r>
            <w:r w:rsidR="004A68FC">
              <w:rPr>
                <w:noProof/>
                <w:webHidden/>
              </w:rPr>
              <w:t>41</w:t>
            </w:r>
            <w:r>
              <w:rPr>
                <w:noProof/>
                <w:webHidden/>
              </w:rPr>
              <w:fldChar w:fldCharType="end"/>
            </w:r>
          </w:hyperlink>
        </w:p>
        <w:p w:rsidR="004A68FC" w:rsidRDefault="008A147A">
          <w:pPr>
            <w:pStyle w:val="TOC2"/>
            <w:tabs>
              <w:tab w:val="right" w:leader="dot" w:pos="9016"/>
            </w:tabs>
            <w:rPr>
              <w:noProof/>
            </w:rPr>
          </w:pPr>
          <w:hyperlink w:anchor="_Toc227762316" w:history="1">
            <w:r w:rsidR="004A68FC" w:rsidRPr="00204E2F">
              <w:rPr>
                <w:rStyle w:val="Hyperlink"/>
                <w:rFonts w:ascii="Times New Roman" w:hAnsi="Times New Roman" w:cs="Times New Roman"/>
                <w:bCs/>
                <w:noProof/>
              </w:rPr>
              <w:t>Audit Log Table</w:t>
            </w:r>
            <w:r w:rsidR="004A68FC">
              <w:rPr>
                <w:noProof/>
                <w:webHidden/>
              </w:rPr>
              <w:tab/>
            </w:r>
            <w:r>
              <w:rPr>
                <w:noProof/>
                <w:webHidden/>
              </w:rPr>
              <w:fldChar w:fldCharType="begin"/>
            </w:r>
            <w:r w:rsidR="004A68FC">
              <w:rPr>
                <w:noProof/>
                <w:webHidden/>
              </w:rPr>
              <w:instrText xml:space="preserve"> PAGEREF _Toc227762316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2"/>
            <w:tabs>
              <w:tab w:val="right" w:leader="dot" w:pos="9016"/>
            </w:tabs>
            <w:rPr>
              <w:noProof/>
            </w:rPr>
          </w:pPr>
          <w:hyperlink w:anchor="_Toc227762317" w:history="1">
            <w:r w:rsidR="004A68FC" w:rsidRPr="00204E2F">
              <w:rPr>
                <w:rStyle w:val="Hyperlink"/>
                <w:rFonts w:ascii="Times New Roman" w:hAnsi="Times New Roman" w:cs="Times New Roman"/>
                <w:bCs/>
                <w:noProof/>
              </w:rPr>
              <w:t>Indexing Strategy</w:t>
            </w:r>
            <w:r w:rsidR="004A68FC">
              <w:rPr>
                <w:noProof/>
                <w:webHidden/>
              </w:rPr>
              <w:tab/>
            </w:r>
            <w:r>
              <w:rPr>
                <w:noProof/>
                <w:webHidden/>
              </w:rPr>
              <w:fldChar w:fldCharType="begin"/>
            </w:r>
            <w:r w:rsidR="004A68FC">
              <w:rPr>
                <w:noProof/>
                <w:webHidden/>
              </w:rPr>
              <w:instrText xml:space="preserve"> PAGEREF _Toc227762317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2"/>
            <w:tabs>
              <w:tab w:val="right" w:leader="dot" w:pos="9016"/>
            </w:tabs>
            <w:rPr>
              <w:noProof/>
            </w:rPr>
          </w:pPr>
          <w:hyperlink w:anchor="_Toc227762318" w:history="1">
            <w:r w:rsidR="004A68FC" w:rsidRPr="00204E2F">
              <w:rPr>
                <w:rStyle w:val="Hyperlink"/>
                <w:rFonts w:ascii="Times New Roman" w:hAnsi="Times New Roman" w:cs="Times New Roman"/>
                <w:bCs/>
                <w:noProof/>
              </w:rPr>
              <w:t>Data Retention Policy</w:t>
            </w:r>
            <w:r w:rsidR="004A68FC">
              <w:rPr>
                <w:noProof/>
                <w:webHidden/>
              </w:rPr>
              <w:tab/>
            </w:r>
            <w:r>
              <w:rPr>
                <w:noProof/>
                <w:webHidden/>
              </w:rPr>
              <w:fldChar w:fldCharType="begin"/>
            </w:r>
            <w:r w:rsidR="004A68FC">
              <w:rPr>
                <w:noProof/>
                <w:webHidden/>
              </w:rPr>
              <w:instrText xml:space="preserve"> PAGEREF _Toc227762318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19" w:history="1">
            <w:r w:rsidR="004A68FC" w:rsidRPr="00204E2F">
              <w:rPr>
                <w:rStyle w:val="Hyperlink"/>
                <w:noProof/>
              </w:rPr>
              <w:t>SECURITY ARCHITECTURE</w:t>
            </w:r>
            <w:r w:rsidR="004A68FC">
              <w:rPr>
                <w:noProof/>
                <w:webHidden/>
              </w:rPr>
              <w:tab/>
            </w:r>
            <w:r>
              <w:rPr>
                <w:noProof/>
                <w:webHidden/>
              </w:rPr>
              <w:fldChar w:fldCharType="begin"/>
            </w:r>
            <w:r w:rsidR="004A68FC">
              <w:rPr>
                <w:noProof/>
                <w:webHidden/>
              </w:rPr>
              <w:instrText xml:space="preserve"> PAGEREF _Toc227762319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2"/>
            <w:tabs>
              <w:tab w:val="right" w:leader="dot" w:pos="9016"/>
            </w:tabs>
            <w:rPr>
              <w:noProof/>
            </w:rPr>
          </w:pPr>
          <w:hyperlink w:anchor="_Toc227762320" w:history="1">
            <w:r w:rsidR="004A68FC" w:rsidRPr="00204E2F">
              <w:rPr>
                <w:rStyle w:val="Hyperlink"/>
                <w:rFonts w:ascii="Times New Roman" w:hAnsi="Times New Roman" w:cs="Times New Roman"/>
                <w:bCs/>
                <w:noProof/>
              </w:rPr>
              <w:t>Network Security</w:t>
            </w:r>
            <w:r w:rsidR="004A68FC">
              <w:rPr>
                <w:noProof/>
                <w:webHidden/>
              </w:rPr>
              <w:tab/>
            </w:r>
            <w:r>
              <w:rPr>
                <w:noProof/>
                <w:webHidden/>
              </w:rPr>
              <w:fldChar w:fldCharType="begin"/>
            </w:r>
            <w:r w:rsidR="004A68FC">
              <w:rPr>
                <w:noProof/>
                <w:webHidden/>
              </w:rPr>
              <w:instrText xml:space="preserve"> PAGEREF _Toc227762320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2"/>
            <w:tabs>
              <w:tab w:val="right" w:leader="dot" w:pos="9016"/>
            </w:tabs>
            <w:rPr>
              <w:noProof/>
            </w:rPr>
          </w:pPr>
          <w:hyperlink w:anchor="_Toc227762321" w:history="1">
            <w:r w:rsidR="004A68FC" w:rsidRPr="00204E2F">
              <w:rPr>
                <w:rStyle w:val="Hyperlink"/>
                <w:rFonts w:ascii="Times New Roman" w:hAnsi="Times New Roman" w:cs="Times New Roman"/>
                <w:bCs/>
                <w:noProof/>
              </w:rPr>
              <w:t>Application Security</w:t>
            </w:r>
            <w:r w:rsidR="004A68FC">
              <w:rPr>
                <w:noProof/>
                <w:webHidden/>
              </w:rPr>
              <w:tab/>
            </w:r>
            <w:r>
              <w:rPr>
                <w:noProof/>
                <w:webHidden/>
              </w:rPr>
              <w:fldChar w:fldCharType="begin"/>
            </w:r>
            <w:r w:rsidR="004A68FC">
              <w:rPr>
                <w:noProof/>
                <w:webHidden/>
              </w:rPr>
              <w:instrText xml:space="preserve"> PAGEREF _Toc227762321 \h </w:instrText>
            </w:r>
            <w:r>
              <w:rPr>
                <w:noProof/>
                <w:webHidden/>
              </w:rPr>
            </w:r>
            <w:r>
              <w:rPr>
                <w:noProof/>
                <w:webHidden/>
              </w:rPr>
              <w:fldChar w:fldCharType="separate"/>
            </w:r>
            <w:r w:rsidR="004A68FC">
              <w:rPr>
                <w:noProof/>
                <w:webHidden/>
              </w:rPr>
              <w:t>42</w:t>
            </w:r>
            <w:r>
              <w:rPr>
                <w:noProof/>
                <w:webHidden/>
              </w:rPr>
              <w:fldChar w:fldCharType="end"/>
            </w:r>
          </w:hyperlink>
        </w:p>
        <w:p w:rsidR="004A68FC" w:rsidRDefault="008A147A">
          <w:pPr>
            <w:pStyle w:val="TOC2"/>
            <w:tabs>
              <w:tab w:val="right" w:leader="dot" w:pos="9016"/>
            </w:tabs>
            <w:rPr>
              <w:noProof/>
            </w:rPr>
          </w:pPr>
          <w:hyperlink w:anchor="_Toc227762322" w:history="1">
            <w:r w:rsidR="004A68FC" w:rsidRPr="00204E2F">
              <w:rPr>
                <w:rStyle w:val="Hyperlink"/>
                <w:rFonts w:ascii="Times New Roman" w:hAnsi="Times New Roman" w:cs="Times New Roman"/>
                <w:bCs/>
                <w:noProof/>
              </w:rPr>
              <w:t>Data Encryption</w:t>
            </w:r>
            <w:r w:rsidR="004A68FC">
              <w:rPr>
                <w:noProof/>
                <w:webHidden/>
              </w:rPr>
              <w:tab/>
            </w:r>
            <w:r>
              <w:rPr>
                <w:noProof/>
                <w:webHidden/>
              </w:rPr>
              <w:fldChar w:fldCharType="begin"/>
            </w:r>
            <w:r w:rsidR="004A68FC">
              <w:rPr>
                <w:noProof/>
                <w:webHidden/>
              </w:rPr>
              <w:instrText xml:space="preserve"> PAGEREF _Toc227762322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3" w:history="1">
            <w:r w:rsidR="004A68FC" w:rsidRPr="00204E2F">
              <w:rPr>
                <w:rStyle w:val="Hyperlink"/>
                <w:rFonts w:ascii="Times New Roman" w:hAnsi="Times New Roman" w:cs="Times New Roman"/>
                <w:bCs/>
                <w:noProof/>
              </w:rPr>
              <w:t>Penetration Testing</w:t>
            </w:r>
            <w:r w:rsidR="004A68FC">
              <w:rPr>
                <w:noProof/>
                <w:webHidden/>
              </w:rPr>
              <w:tab/>
            </w:r>
            <w:r>
              <w:rPr>
                <w:noProof/>
                <w:webHidden/>
              </w:rPr>
              <w:fldChar w:fldCharType="begin"/>
            </w:r>
            <w:r w:rsidR="004A68FC">
              <w:rPr>
                <w:noProof/>
                <w:webHidden/>
              </w:rPr>
              <w:instrText xml:space="preserve"> PAGEREF _Toc227762323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4" w:history="1">
            <w:r w:rsidR="004A68FC" w:rsidRPr="00204E2F">
              <w:rPr>
                <w:rStyle w:val="Hyperlink"/>
                <w:rFonts w:ascii="Times New Roman" w:hAnsi="Times New Roman" w:cs="Times New Roman"/>
                <w:bCs/>
                <w:noProof/>
              </w:rPr>
              <w:t>USER RESEARCH AND FEEDBACK</w:t>
            </w:r>
            <w:r w:rsidR="004A68FC">
              <w:rPr>
                <w:noProof/>
                <w:webHidden/>
              </w:rPr>
              <w:tab/>
            </w:r>
            <w:r>
              <w:rPr>
                <w:noProof/>
                <w:webHidden/>
              </w:rPr>
              <w:fldChar w:fldCharType="begin"/>
            </w:r>
            <w:r w:rsidR="004A68FC">
              <w:rPr>
                <w:noProof/>
                <w:webHidden/>
              </w:rPr>
              <w:instrText xml:space="preserve"> PAGEREF _Toc227762324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5" w:history="1">
            <w:r w:rsidR="004A68FC" w:rsidRPr="00204E2F">
              <w:rPr>
                <w:rStyle w:val="Hyperlink"/>
                <w:rFonts w:ascii="Times New Roman" w:hAnsi="Times New Roman" w:cs="Times New Roman"/>
                <w:bCs/>
                <w:noProof/>
              </w:rPr>
              <w:t>Initial Requirements Gathering</w:t>
            </w:r>
            <w:r w:rsidR="004A68FC">
              <w:rPr>
                <w:noProof/>
                <w:webHidden/>
              </w:rPr>
              <w:tab/>
            </w:r>
            <w:r>
              <w:rPr>
                <w:noProof/>
                <w:webHidden/>
              </w:rPr>
              <w:fldChar w:fldCharType="begin"/>
            </w:r>
            <w:r w:rsidR="004A68FC">
              <w:rPr>
                <w:noProof/>
                <w:webHidden/>
              </w:rPr>
              <w:instrText xml:space="preserve"> PAGEREF _Toc227762325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6" w:history="1">
            <w:r w:rsidR="004A68FC" w:rsidRPr="00204E2F">
              <w:rPr>
                <w:rStyle w:val="Hyperlink"/>
                <w:rFonts w:ascii="Times New Roman" w:hAnsi="Times New Roman" w:cs="Times New Roman"/>
                <w:bCs/>
                <w:noProof/>
              </w:rPr>
              <w:t>Key User Insights</w:t>
            </w:r>
            <w:r w:rsidR="004A68FC">
              <w:rPr>
                <w:noProof/>
                <w:webHidden/>
              </w:rPr>
              <w:tab/>
            </w:r>
            <w:r>
              <w:rPr>
                <w:noProof/>
                <w:webHidden/>
              </w:rPr>
              <w:fldChar w:fldCharType="begin"/>
            </w:r>
            <w:r w:rsidR="004A68FC">
              <w:rPr>
                <w:noProof/>
                <w:webHidden/>
              </w:rPr>
              <w:instrText xml:space="preserve"> PAGEREF _Toc227762326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7" w:history="1">
            <w:r w:rsidR="004A68FC" w:rsidRPr="00204E2F">
              <w:rPr>
                <w:rStyle w:val="Hyperlink"/>
                <w:rFonts w:ascii="Times New Roman" w:hAnsi="Times New Roman" w:cs="Times New Roman"/>
                <w:bCs/>
                <w:noProof/>
              </w:rPr>
              <w:t>Usability Testing</w:t>
            </w:r>
            <w:r w:rsidR="004A68FC">
              <w:rPr>
                <w:noProof/>
                <w:webHidden/>
              </w:rPr>
              <w:tab/>
            </w:r>
            <w:r>
              <w:rPr>
                <w:noProof/>
                <w:webHidden/>
              </w:rPr>
              <w:fldChar w:fldCharType="begin"/>
            </w:r>
            <w:r w:rsidR="004A68FC">
              <w:rPr>
                <w:noProof/>
                <w:webHidden/>
              </w:rPr>
              <w:instrText xml:space="preserve"> PAGEREF _Toc227762327 \h </w:instrText>
            </w:r>
            <w:r>
              <w:rPr>
                <w:noProof/>
                <w:webHidden/>
              </w:rPr>
            </w:r>
            <w:r>
              <w:rPr>
                <w:noProof/>
                <w:webHidden/>
              </w:rPr>
              <w:fldChar w:fldCharType="separate"/>
            </w:r>
            <w:r w:rsidR="004A68FC">
              <w:rPr>
                <w:noProof/>
                <w:webHidden/>
              </w:rPr>
              <w:t>43</w:t>
            </w:r>
            <w:r>
              <w:rPr>
                <w:noProof/>
                <w:webHidden/>
              </w:rPr>
              <w:fldChar w:fldCharType="end"/>
            </w:r>
          </w:hyperlink>
        </w:p>
        <w:p w:rsidR="004A68FC" w:rsidRDefault="008A147A">
          <w:pPr>
            <w:pStyle w:val="TOC2"/>
            <w:tabs>
              <w:tab w:val="right" w:leader="dot" w:pos="9016"/>
            </w:tabs>
            <w:rPr>
              <w:noProof/>
            </w:rPr>
          </w:pPr>
          <w:hyperlink w:anchor="_Toc227762328" w:history="1">
            <w:r w:rsidR="004A68FC" w:rsidRPr="00204E2F">
              <w:rPr>
                <w:rStyle w:val="Hyperlink"/>
                <w:rFonts w:ascii="Times New Roman" w:hAnsi="Times New Roman" w:cs="Times New Roman"/>
                <w:bCs/>
                <w:noProof/>
              </w:rPr>
              <w:t>Post-Deployment Feedback</w:t>
            </w:r>
            <w:r w:rsidR="004A68FC">
              <w:rPr>
                <w:noProof/>
                <w:webHidden/>
              </w:rPr>
              <w:tab/>
            </w:r>
            <w:r>
              <w:rPr>
                <w:noProof/>
                <w:webHidden/>
              </w:rPr>
              <w:fldChar w:fldCharType="begin"/>
            </w:r>
            <w:r w:rsidR="004A68FC">
              <w:rPr>
                <w:noProof/>
                <w:webHidden/>
              </w:rPr>
              <w:instrText xml:space="preserve"> PAGEREF _Toc227762328 \h </w:instrText>
            </w:r>
            <w:r>
              <w:rPr>
                <w:noProof/>
                <w:webHidden/>
              </w:rPr>
            </w:r>
            <w:r>
              <w:rPr>
                <w:noProof/>
                <w:webHidden/>
              </w:rPr>
              <w:fldChar w:fldCharType="separate"/>
            </w:r>
            <w:r w:rsidR="004A68FC">
              <w:rPr>
                <w:noProof/>
                <w:webHidden/>
              </w:rPr>
              <w:t>44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29" w:history="1">
            <w:r w:rsidR="004A68FC" w:rsidRPr="00204E2F">
              <w:rPr>
                <w:rStyle w:val="Hyperlink"/>
                <w:noProof/>
              </w:rPr>
              <w:t>INDUSTRY APPLICATIONS</w:t>
            </w:r>
            <w:r w:rsidR="004A68FC">
              <w:rPr>
                <w:noProof/>
                <w:webHidden/>
              </w:rPr>
              <w:tab/>
            </w:r>
            <w:r>
              <w:rPr>
                <w:noProof/>
                <w:webHidden/>
              </w:rPr>
              <w:fldChar w:fldCharType="begin"/>
            </w:r>
            <w:r w:rsidR="004A68FC">
              <w:rPr>
                <w:noProof/>
                <w:webHidden/>
              </w:rPr>
              <w:instrText xml:space="preserve"> PAGEREF _Toc227762329 \h </w:instrText>
            </w:r>
            <w:r>
              <w:rPr>
                <w:noProof/>
                <w:webHidden/>
              </w:rPr>
            </w:r>
            <w:r>
              <w:rPr>
                <w:noProof/>
                <w:webHidden/>
              </w:rPr>
              <w:fldChar w:fldCharType="separate"/>
            </w:r>
            <w:r w:rsidR="004A68FC">
              <w:rPr>
                <w:noProof/>
                <w:webHidden/>
              </w:rPr>
              <w:t>44</w:t>
            </w:r>
            <w:r>
              <w:rPr>
                <w:noProof/>
                <w:webHidden/>
              </w:rPr>
              <w:fldChar w:fldCharType="end"/>
            </w:r>
          </w:hyperlink>
        </w:p>
        <w:p w:rsidR="004A68FC" w:rsidRDefault="008A147A">
          <w:pPr>
            <w:pStyle w:val="TOC2"/>
            <w:tabs>
              <w:tab w:val="right" w:leader="dot" w:pos="9016"/>
            </w:tabs>
            <w:rPr>
              <w:noProof/>
            </w:rPr>
          </w:pPr>
          <w:hyperlink w:anchor="_Toc227762330" w:history="1">
            <w:r w:rsidR="004A68FC" w:rsidRPr="00204E2F">
              <w:rPr>
                <w:rStyle w:val="Hyperlink"/>
                <w:rFonts w:ascii="Times New Roman" w:hAnsi="Times New Roman" w:cs="Times New Roman"/>
                <w:bCs/>
                <w:noProof/>
              </w:rPr>
              <w:t>Retail and E-Commerce</w:t>
            </w:r>
            <w:r w:rsidR="004A68FC">
              <w:rPr>
                <w:noProof/>
                <w:webHidden/>
              </w:rPr>
              <w:tab/>
            </w:r>
            <w:r>
              <w:rPr>
                <w:noProof/>
                <w:webHidden/>
              </w:rPr>
              <w:fldChar w:fldCharType="begin"/>
            </w:r>
            <w:r w:rsidR="004A68FC">
              <w:rPr>
                <w:noProof/>
                <w:webHidden/>
              </w:rPr>
              <w:instrText xml:space="preserve"> PAGEREF _Toc227762330 \h </w:instrText>
            </w:r>
            <w:r>
              <w:rPr>
                <w:noProof/>
                <w:webHidden/>
              </w:rPr>
            </w:r>
            <w:r>
              <w:rPr>
                <w:noProof/>
                <w:webHidden/>
              </w:rPr>
              <w:fldChar w:fldCharType="separate"/>
            </w:r>
            <w:r w:rsidR="004A68FC">
              <w:rPr>
                <w:noProof/>
                <w:webHidden/>
              </w:rPr>
              <w:t>44</w:t>
            </w:r>
            <w:r>
              <w:rPr>
                <w:noProof/>
                <w:webHidden/>
              </w:rPr>
              <w:fldChar w:fldCharType="end"/>
            </w:r>
          </w:hyperlink>
        </w:p>
        <w:p w:rsidR="004A68FC" w:rsidRDefault="008A147A">
          <w:pPr>
            <w:pStyle w:val="TOC2"/>
            <w:tabs>
              <w:tab w:val="right" w:leader="dot" w:pos="9016"/>
            </w:tabs>
            <w:rPr>
              <w:noProof/>
            </w:rPr>
          </w:pPr>
          <w:hyperlink w:anchor="_Toc227762331" w:history="1">
            <w:r w:rsidR="004A68FC" w:rsidRPr="00204E2F">
              <w:rPr>
                <w:rStyle w:val="Hyperlink"/>
                <w:rFonts w:ascii="Times New Roman" w:hAnsi="Times New Roman" w:cs="Times New Roman"/>
                <w:bCs/>
                <w:noProof/>
              </w:rPr>
              <w:t>Healthcare and Clinical Research</w:t>
            </w:r>
            <w:r w:rsidR="004A68FC">
              <w:rPr>
                <w:noProof/>
                <w:webHidden/>
              </w:rPr>
              <w:tab/>
            </w:r>
            <w:r>
              <w:rPr>
                <w:noProof/>
                <w:webHidden/>
              </w:rPr>
              <w:fldChar w:fldCharType="begin"/>
            </w:r>
            <w:r w:rsidR="004A68FC">
              <w:rPr>
                <w:noProof/>
                <w:webHidden/>
              </w:rPr>
              <w:instrText xml:space="preserve"> PAGEREF _Toc227762331 \h </w:instrText>
            </w:r>
            <w:r>
              <w:rPr>
                <w:noProof/>
                <w:webHidden/>
              </w:rPr>
            </w:r>
            <w:r>
              <w:rPr>
                <w:noProof/>
                <w:webHidden/>
              </w:rPr>
              <w:fldChar w:fldCharType="separate"/>
            </w:r>
            <w:r w:rsidR="004A68FC">
              <w:rPr>
                <w:noProof/>
                <w:webHidden/>
              </w:rPr>
              <w:t>44</w:t>
            </w:r>
            <w:r>
              <w:rPr>
                <w:noProof/>
                <w:webHidden/>
              </w:rPr>
              <w:fldChar w:fldCharType="end"/>
            </w:r>
          </w:hyperlink>
        </w:p>
        <w:p w:rsidR="004A68FC" w:rsidRDefault="008A147A">
          <w:pPr>
            <w:pStyle w:val="TOC2"/>
            <w:tabs>
              <w:tab w:val="right" w:leader="dot" w:pos="9016"/>
            </w:tabs>
            <w:rPr>
              <w:noProof/>
            </w:rPr>
          </w:pPr>
          <w:hyperlink w:anchor="_Toc227762332" w:history="1">
            <w:r w:rsidR="004A68FC" w:rsidRPr="00204E2F">
              <w:rPr>
                <w:rStyle w:val="Hyperlink"/>
                <w:rFonts w:ascii="Times New Roman" w:hAnsi="Times New Roman" w:cs="Times New Roman"/>
                <w:bCs/>
                <w:noProof/>
              </w:rPr>
              <w:t>Financial Services</w:t>
            </w:r>
            <w:r w:rsidR="004A68FC">
              <w:rPr>
                <w:noProof/>
                <w:webHidden/>
              </w:rPr>
              <w:tab/>
            </w:r>
            <w:r>
              <w:rPr>
                <w:noProof/>
                <w:webHidden/>
              </w:rPr>
              <w:fldChar w:fldCharType="begin"/>
            </w:r>
            <w:r w:rsidR="004A68FC">
              <w:rPr>
                <w:noProof/>
                <w:webHidden/>
              </w:rPr>
              <w:instrText xml:space="preserve"> PAGEREF _Toc227762332 \h </w:instrText>
            </w:r>
            <w:r>
              <w:rPr>
                <w:noProof/>
                <w:webHidden/>
              </w:rPr>
            </w:r>
            <w:r>
              <w:rPr>
                <w:noProof/>
                <w:webHidden/>
              </w:rPr>
              <w:fldChar w:fldCharType="separate"/>
            </w:r>
            <w:r w:rsidR="004A68FC">
              <w:rPr>
                <w:noProof/>
                <w:webHidden/>
              </w:rPr>
              <w:t>44</w:t>
            </w:r>
            <w:r>
              <w:rPr>
                <w:noProof/>
                <w:webHidden/>
              </w:rPr>
              <w:fldChar w:fldCharType="end"/>
            </w:r>
          </w:hyperlink>
        </w:p>
        <w:p w:rsidR="004A68FC" w:rsidRDefault="008A147A">
          <w:pPr>
            <w:pStyle w:val="TOC2"/>
            <w:tabs>
              <w:tab w:val="right" w:leader="dot" w:pos="9016"/>
            </w:tabs>
            <w:rPr>
              <w:noProof/>
            </w:rPr>
          </w:pPr>
          <w:hyperlink w:anchor="_Toc227762333" w:history="1">
            <w:r w:rsidR="004A68FC" w:rsidRPr="00204E2F">
              <w:rPr>
                <w:rStyle w:val="Hyperlink"/>
                <w:rFonts w:ascii="Times New Roman" w:hAnsi="Times New Roman" w:cs="Times New Roman"/>
                <w:bCs/>
                <w:noProof/>
              </w:rPr>
              <w:t>Education</w:t>
            </w:r>
            <w:r w:rsidR="004A68FC">
              <w:rPr>
                <w:noProof/>
                <w:webHidden/>
              </w:rPr>
              <w:tab/>
            </w:r>
            <w:r>
              <w:rPr>
                <w:noProof/>
                <w:webHidden/>
              </w:rPr>
              <w:fldChar w:fldCharType="begin"/>
            </w:r>
            <w:r w:rsidR="004A68FC">
              <w:rPr>
                <w:noProof/>
                <w:webHidden/>
              </w:rPr>
              <w:instrText xml:space="preserve"> PAGEREF _Toc227762333 \h </w:instrText>
            </w:r>
            <w:r>
              <w:rPr>
                <w:noProof/>
                <w:webHidden/>
              </w:rPr>
            </w:r>
            <w:r>
              <w:rPr>
                <w:noProof/>
                <w:webHidden/>
              </w:rPr>
              <w:fldChar w:fldCharType="separate"/>
            </w:r>
            <w:r w:rsidR="004A68FC">
              <w:rPr>
                <w:noProof/>
                <w:webHidden/>
              </w:rPr>
              <w:t>45</w:t>
            </w:r>
            <w:r>
              <w:rPr>
                <w:noProof/>
                <w:webHidden/>
              </w:rPr>
              <w:fldChar w:fldCharType="end"/>
            </w:r>
          </w:hyperlink>
        </w:p>
        <w:p w:rsidR="004A68FC" w:rsidRDefault="008A147A">
          <w:pPr>
            <w:pStyle w:val="TOC2"/>
            <w:tabs>
              <w:tab w:val="right" w:leader="dot" w:pos="9016"/>
            </w:tabs>
            <w:rPr>
              <w:noProof/>
            </w:rPr>
          </w:pPr>
          <w:hyperlink w:anchor="_Toc227762334" w:history="1">
            <w:r w:rsidR="004A68FC" w:rsidRPr="00204E2F">
              <w:rPr>
                <w:rStyle w:val="Hyperlink"/>
                <w:rFonts w:ascii="Times New Roman" w:hAnsi="Times New Roman" w:cs="Times New Roman"/>
                <w:bCs/>
                <w:noProof/>
              </w:rPr>
              <w:t>Manufacturing and Supply Chain</w:t>
            </w:r>
            <w:r w:rsidR="004A68FC">
              <w:rPr>
                <w:noProof/>
                <w:webHidden/>
              </w:rPr>
              <w:tab/>
            </w:r>
            <w:r>
              <w:rPr>
                <w:noProof/>
                <w:webHidden/>
              </w:rPr>
              <w:fldChar w:fldCharType="begin"/>
            </w:r>
            <w:r w:rsidR="004A68FC">
              <w:rPr>
                <w:noProof/>
                <w:webHidden/>
              </w:rPr>
              <w:instrText xml:space="preserve"> PAGEREF _Toc227762334 \h </w:instrText>
            </w:r>
            <w:r>
              <w:rPr>
                <w:noProof/>
                <w:webHidden/>
              </w:rPr>
            </w:r>
            <w:r>
              <w:rPr>
                <w:noProof/>
                <w:webHidden/>
              </w:rPr>
              <w:fldChar w:fldCharType="separate"/>
            </w:r>
            <w:r w:rsidR="004A68FC">
              <w:rPr>
                <w:noProof/>
                <w:webHidden/>
              </w:rPr>
              <w:t>45</w:t>
            </w:r>
            <w:r>
              <w:rPr>
                <w:noProof/>
                <w:webHidden/>
              </w:rPr>
              <w:fldChar w:fldCharType="end"/>
            </w:r>
          </w:hyperlink>
        </w:p>
        <w:p w:rsidR="004A68FC" w:rsidRDefault="008A147A">
          <w:pPr>
            <w:pStyle w:val="TOC2"/>
            <w:tabs>
              <w:tab w:val="right" w:leader="dot" w:pos="9016"/>
            </w:tabs>
            <w:rPr>
              <w:noProof/>
            </w:rPr>
          </w:pPr>
          <w:hyperlink w:anchor="_Toc227762335" w:history="1">
            <w:r w:rsidR="004A68FC" w:rsidRPr="00204E2F">
              <w:rPr>
                <w:rStyle w:val="Hyperlink"/>
                <w:rFonts w:ascii="Times New Roman" w:hAnsi="Times New Roman" w:cs="Times New Roman"/>
                <w:bCs/>
                <w:noProof/>
              </w:rPr>
              <w:t>LIMITATIONS AND CONSTRAINTS</w:t>
            </w:r>
            <w:r w:rsidR="004A68FC">
              <w:rPr>
                <w:noProof/>
                <w:webHidden/>
              </w:rPr>
              <w:tab/>
            </w:r>
            <w:r>
              <w:rPr>
                <w:noProof/>
                <w:webHidden/>
              </w:rPr>
              <w:fldChar w:fldCharType="begin"/>
            </w:r>
            <w:r w:rsidR="004A68FC">
              <w:rPr>
                <w:noProof/>
                <w:webHidden/>
              </w:rPr>
              <w:instrText xml:space="preserve"> PAGEREF _Toc227762335 \h </w:instrText>
            </w:r>
            <w:r>
              <w:rPr>
                <w:noProof/>
                <w:webHidden/>
              </w:rPr>
            </w:r>
            <w:r>
              <w:rPr>
                <w:noProof/>
                <w:webHidden/>
              </w:rPr>
              <w:fldChar w:fldCharType="separate"/>
            </w:r>
            <w:r w:rsidR="004A68FC">
              <w:rPr>
                <w:noProof/>
                <w:webHidden/>
              </w:rPr>
              <w:t>45</w:t>
            </w:r>
            <w:r>
              <w:rPr>
                <w:noProof/>
                <w:webHidden/>
              </w:rPr>
              <w:fldChar w:fldCharType="end"/>
            </w:r>
          </w:hyperlink>
        </w:p>
        <w:p w:rsidR="004A68FC" w:rsidRDefault="008A147A">
          <w:pPr>
            <w:pStyle w:val="TOC2"/>
            <w:tabs>
              <w:tab w:val="right" w:leader="dot" w:pos="9016"/>
            </w:tabs>
            <w:rPr>
              <w:noProof/>
            </w:rPr>
          </w:pPr>
          <w:hyperlink w:anchor="_Toc227762336" w:history="1">
            <w:r w:rsidR="004A68FC" w:rsidRPr="00204E2F">
              <w:rPr>
                <w:rStyle w:val="Hyperlink"/>
                <w:rFonts w:ascii="Times New Roman" w:hAnsi="Times New Roman" w:cs="Times New Roman"/>
                <w:bCs/>
                <w:noProof/>
              </w:rPr>
              <w:t>Data Volume Limits</w:t>
            </w:r>
            <w:r w:rsidR="004A68FC">
              <w:rPr>
                <w:noProof/>
                <w:webHidden/>
              </w:rPr>
              <w:tab/>
            </w:r>
            <w:r>
              <w:rPr>
                <w:noProof/>
                <w:webHidden/>
              </w:rPr>
              <w:fldChar w:fldCharType="begin"/>
            </w:r>
            <w:r w:rsidR="004A68FC">
              <w:rPr>
                <w:noProof/>
                <w:webHidden/>
              </w:rPr>
              <w:instrText xml:space="preserve"> PAGEREF _Toc227762336 \h </w:instrText>
            </w:r>
            <w:r>
              <w:rPr>
                <w:noProof/>
                <w:webHidden/>
              </w:rPr>
            </w:r>
            <w:r>
              <w:rPr>
                <w:noProof/>
                <w:webHidden/>
              </w:rPr>
              <w:fldChar w:fldCharType="separate"/>
            </w:r>
            <w:r w:rsidR="004A68FC">
              <w:rPr>
                <w:noProof/>
                <w:webHidden/>
              </w:rPr>
              <w:t>45</w:t>
            </w:r>
            <w:r>
              <w:rPr>
                <w:noProof/>
                <w:webHidden/>
              </w:rPr>
              <w:fldChar w:fldCharType="end"/>
            </w:r>
          </w:hyperlink>
        </w:p>
        <w:p w:rsidR="004A68FC" w:rsidRDefault="008A147A">
          <w:pPr>
            <w:pStyle w:val="TOC2"/>
            <w:tabs>
              <w:tab w:val="right" w:leader="dot" w:pos="9016"/>
            </w:tabs>
            <w:rPr>
              <w:noProof/>
            </w:rPr>
          </w:pPr>
          <w:hyperlink w:anchor="_Toc227762337" w:history="1">
            <w:r w:rsidR="004A68FC" w:rsidRPr="00204E2F">
              <w:rPr>
                <w:rStyle w:val="Hyperlink"/>
                <w:rFonts w:ascii="Times New Roman" w:hAnsi="Times New Roman" w:cs="Times New Roman"/>
                <w:bCs/>
                <w:noProof/>
              </w:rPr>
              <w:t>Narrative Quality Boundaries</w:t>
            </w:r>
            <w:r w:rsidR="004A68FC">
              <w:rPr>
                <w:noProof/>
                <w:webHidden/>
              </w:rPr>
              <w:tab/>
            </w:r>
            <w:r>
              <w:rPr>
                <w:noProof/>
                <w:webHidden/>
              </w:rPr>
              <w:fldChar w:fldCharType="begin"/>
            </w:r>
            <w:r w:rsidR="004A68FC">
              <w:rPr>
                <w:noProof/>
                <w:webHidden/>
              </w:rPr>
              <w:instrText xml:space="preserve"> PAGEREF _Toc227762337 \h </w:instrText>
            </w:r>
            <w:r>
              <w:rPr>
                <w:noProof/>
                <w:webHidden/>
              </w:rPr>
            </w:r>
            <w:r>
              <w:rPr>
                <w:noProof/>
                <w:webHidden/>
              </w:rPr>
              <w:fldChar w:fldCharType="separate"/>
            </w:r>
            <w:r w:rsidR="004A68FC">
              <w:rPr>
                <w:noProof/>
                <w:webHidden/>
              </w:rPr>
              <w:t>45</w:t>
            </w:r>
            <w:r>
              <w:rPr>
                <w:noProof/>
                <w:webHidden/>
              </w:rPr>
              <w:fldChar w:fldCharType="end"/>
            </w:r>
          </w:hyperlink>
        </w:p>
        <w:p w:rsidR="004A68FC" w:rsidRDefault="008A147A">
          <w:pPr>
            <w:pStyle w:val="TOC2"/>
            <w:tabs>
              <w:tab w:val="right" w:leader="dot" w:pos="9016"/>
            </w:tabs>
            <w:rPr>
              <w:noProof/>
            </w:rPr>
          </w:pPr>
          <w:hyperlink w:anchor="_Toc227762338" w:history="1">
            <w:r w:rsidR="004A68FC" w:rsidRPr="00204E2F">
              <w:rPr>
                <w:rStyle w:val="Hyperlink"/>
                <w:rFonts w:ascii="Times New Roman" w:hAnsi="Times New Roman" w:cs="Times New Roman"/>
                <w:bCs/>
                <w:noProof/>
              </w:rPr>
              <w:t>Causal Inference</w:t>
            </w:r>
            <w:r w:rsidR="004A68FC">
              <w:rPr>
                <w:noProof/>
                <w:webHidden/>
              </w:rPr>
              <w:tab/>
            </w:r>
            <w:r>
              <w:rPr>
                <w:noProof/>
                <w:webHidden/>
              </w:rPr>
              <w:fldChar w:fldCharType="begin"/>
            </w:r>
            <w:r w:rsidR="004A68FC">
              <w:rPr>
                <w:noProof/>
                <w:webHidden/>
              </w:rPr>
              <w:instrText xml:space="preserve"> PAGEREF _Toc227762338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2"/>
            <w:tabs>
              <w:tab w:val="right" w:leader="dot" w:pos="9016"/>
            </w:tabs>
            <w:rPr>
              <w:noProof/>
            </w:rPr>
          </w:pPr>
          <w:hyperlink w:anchor="_Toc227762339" w:history="1">
            <w:r w:rsidR="004A68FC" w:rsidRPr="00204E2F">
              <w:rPr>
                <w:rStyle w:val="Hyperlink"/>
                <w:rFonts w:ascii="Times New Roman" w:hAnsi="Times New Roman" w:cs="Times New Roman"/>
                <w:bCs/>
                <w:noProof/>
              </w:rPr>
              <w:t>Unstructured Data</w:t>
            </w:r>
            <w:r w:rsidR="004A68FC">
              <w:rPr>
                <w:noProof/>
                <w:webHidden/>
              </w:rPr>
              <w:tab/>
            </w:r>
            <w:r>
              <w:rPr>
                <w:noProof/>
                <w:webHidden/>
              </w:rPr>
              <w:fldChar w:fldCharType="begin"/>
            </w:r>
            <w:r w:rsidR="004A68FC">
              <w:rPr>
                <w:noProof/>
                <w:webHidden/>
              </w:rPr>
              <w:instrText xml:space="preserve"> PAGEREF _Toc227762339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2"/>
            <w:tabs>
              <w:tab w:val="right" w:leader="dot" w:pos="9016"/>
            </w:tabs>
            <w:rPr>
              <w:noProof/>
            </w:rPr>
          </w:pPr>
          <w:hyperlink w:anchor="_Toc227762340" w:history="1">
            <w:r w:rsidR="004A68FC" w:rsidRPr="00204E2F">
              <w:rPr>
                <w:rStyle w:val="Hyperlink"/>
                <w:rFonts w:ascii="Times New Roman" w:hAnsi="Times New Roman" w:cs="Times New Roman"/>
                <w:bCs/>
                <w:noProof/>
              </w:rPr>
              <w:t>Real-Time Streaming</w:t>
            </w:r>
            <w:r w:rsidR="004A68FC">
              <w:rPr>
                <w:noProof/>
                <w:webHidden/>
              </w:rPr>
              <w:tab/>
            </w:r>
            <w:r>
              <w:rPr>
                <w:noProof/>
                <w:webHidden/>
              </w:rPr>
              <w:fldChar w:fldCharType="begin"/>
            </w:r>
            <w:r w:rsidR="004A68FC">
              <w:rPr>
                <w:noProof/>
                <w:webHidden/>
              </w:rPr>
              <w:instrText xml:space="preserve"> PAGEREF _Toc227762340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41" w:history="1">
            <w:r w:rsidR="004A68FC" w:rsidRPr="00204E2F">
              <w:rPr>
                <w:rStyle w:val="Hyperlink"/>
                <w:noProof/>
              </w:rPr>
              <w:t>AGILE DEVELOPMENT PROCESS</w:t>
            </w:r>
            <w:r w:rsidR="004A68FC">
              <w:rPr>
                <w:noProof/>
                <w:webHidden/>
              </w:rPr>
              <w:tab/>
            </w:r>
            <w:r>
              <w:rPr>
                <w:noProof/>
                <w:webHidden/>
              </w:rPr>
              <w:fldChar w:fldCharType="begin"/>
            </w:r>
            <w:r w:rsidR="004A68FC">
              <w:rPr>
                <w:noProof/>
                <w:webHidden/>
              </w:rPr>
              <w:instrText xml:space="preserve"> PAGEREF _Toc227762341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2"/>
            <w:tabs>
              <w:tab w:val="right" w:leader="dot" w:pos="9016"/>
            </w:tabs>
            <w:rPr>
              <w:noProof/>
            </w:rPr>
          </w:pPr>
          <w:hyperlink w:anchor="_Toc227762342" w:history="1">
            <w:r w:rsidR="004A68FC" w:rsidRPr="00204E2F">
              <w:rPr>
                <w:rStyle w:val="Hyperlink"/>
                <w:rFonts w:ascii="Times New Roman" w:hAnsi="Times New Roman" w:cs="Times New Roman"/>
                <w:bCs/>
                <w:noProof/>
              </w:rPr>
              <w:t>Sprint Structure</w:t>
            </w:r>
            <w:r w:rsidR="004A68FC">
              <w:rPr>
                <w:noProof/>
                <w:webHidden/>
              </w:rPr>
              <w:tab/>
            </w:r>
            <w:r>
              <w:rPr>
                <w:noProof/>
                <w:webHidden/>
              </w:rPr>
              <w:fldChar w:fldCharType="begin"/>
            </w:r>
            <w:r w:rsidR="004A68FC">
              <w:rPr>
                <w:noProof/>
                <w:webHidden/>
              </w:rPr>
              <w:instrText xml:space="preserve"> PAGEREF _Toc227762342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2"/>
            <w:tabs>
              <w:tab w:val="right" w:leader="dot" w:pos="9016"/>
            </w:tabs>
            <w:rPr>
              <w:noProof/>
            </w:rPr>
          </w:pPr>
          <w:hyperlink w:anchor="_Toc227762343" w:history="1">
            <w:r w:rsidR="004A68FC" w:rsidRPr="00204E2F">
              <w:rPr>
                <w:rStyle w:val="Hyperlink"/>
                <w:rFonts w:ascii="Times New Roman" w:hAnsi="Times New Roman" w:cs="Times New Roman"/>
                <w:bCs/>
                <w:noProof/>
              </w:rPr>
              <w:t>Sprint Highlights</w:t>
            </w:r>
            <w:r w:rsidR="004A68FC">
              <w:rPr>
                <w:noProof/>
                <w:webHidden/>
              </w:rPr>
              <w:tab/>
            </w:r>
            <w:r>
              <w:rPr>
                <w:noProof/>
                <w:webHidden/>
              </w:rPr>
              <w:fldChar w:fldCharType="begin"/>
            </w:r>
            <w:r w:rsidR="004A68FC">
              <w:rPr>
                <w:noProof/>
                <w:webHidden/>
              </w:rPr>
              <w:instrText xml:space="preserve"> PAGEREF _Toc227762343 \h </w:instrText>
            </w:r>
            <w:r>
              <w:rPr>
                <w:noProof/>
                <w:webHidden/>
              </w:rPr>
            </w:r>
            <w:r>
              <w:rPr>
                <w:noProof/>
                <w:webHidden/>
              </w:rPr>
              <w:fldChar w:fldCharType="separate"/>
            </w:r>
            <w:r w:rsidR="004A68FC">
              <w:rPr>
                <w:noProof/>
                <w:webHidden/>
              </w:rPr>
              <w:t>46</w:t>
            </w:r>
            <w:r>
              <w:rPr>
                <w:noProof/>
                <w:webHidden/>
              </w:rPr>
              <w:fldChar w:fldCharType="end"/>
            </w:r>
          </w:hyperlink>
        </w:p>
        <w:p w:rsidR="004A68FC" w:rsidRDefault="008A147A">
          <w:pPr>
            <w:pStyle w:val="TOC2"/>
            <w:tabs>
              <w:tab w:val="right" w:leader="dot" w:pos="9016"/>
            </w:tabs>
            <w:rPr>
              <w:noProof/>
            </w:rPr>
          </w:pPr>
          <w:hyperlink w:anchor="_Toc227762344" w:history="1">
            <w:r w:rsidR="004A68FC" w:rsidRPr="00204E2F">
              <w:rPr>
                <w:rStyle w:val="Hyperlink"/>
                <w:rFonts w:ascii="Times New Roman" w:hAnsi="Times New Roman" w:cs="Times New Roman"/>
                <w:bCs/>
                <w:noProof/>
              </w:rPr>
              <w:t>Backlog Management</w:t>
            </w:r>
            <w:r w:rsidR="004A68FC">
              <w:rPr>
                <w:noProof/>
                <w:webHidden/>
              </w:rPr>
              <w:tab/>
            </w:r>
            <w:r>
              <w:rPr>
                <w:noProof/>
                <w:webHidden/>
              </w:rPr>
              <w:fldChar w:fldCharType="begin"/>
            </w:r>
            <w:r w:rsidR="004A68FC">
              <w:rPr>
                <w:noProof/>
                <w:webHidden/>
              </w:rPr>
              <w:instrText xml:space="preserve"> PAGEREF _Toc227762344 \h </w:instrText>
            </w:r>
            <w:r>
              <w:rPr>
                <w:noProof/>
                <w:webHidden/>
              </w:rPr>
            </w:r>
            <w:r>
              <w:rPr>
                <w:noProof/>
                <w:webHidden/>
              </w:rPr>
              <w:fldChar w:fldCharType="separate"/>
            </w:r>
            <w:r w:rsidR="004A68FC">
              <w:rPr>
                <w:noProof/>
                <w:webHidden/>
              </w:rPr>
              <w:t>47</w:t>
            </w:r>
            <w:r>
              <w:rPr>
                <w:noProof/>
                <w:webHidden/>
              </w:rPr>
              <w:fldChar w:fldCharType="end"/>
            </w:r>
          </w:hyperlink>
        </w:p>
        <w:p w:rsidR="004A68FC" w:rsidRDefault="008A147A">
          <w:pPr>
            <w:pStyle w:val="TOC2"/>
            <w:tabs>
              <w:tab w:val="right" w:leader="dot" w:pos="9016"/>
            </w:tabs>
            <w:rPr>
              <w:noProof/>
            </w:rPr>
          </w:pPr>
          <w:hyperlink w:anchor="_Toc227762345" w:history="1">
            <w:r w:rsidR="004A68FC" w:rsidRPr="00204E2F">
              <w:rPr>
                <w:rStyle w:val="Hyperlink"/>
                <w:rFonts w:ascii="Times New Roman" w:hAnsi="Times New Roman" w:cs="Times New Roman"/>
                <w:bCs/>
                <w:noProof/>
              </w:rPr>
              <w:t>Team Collaboration Tools</w:t>
            </w:r>
            <w:r w:rsidR="004A68FC">
              <w:rPr>
                <w:noProof/>
                <w:webHidden/>
              </w:rPr>
              <w:tab/>
            </w:r>
            <w:r>
              <w:rPr>
                <w:noProof/>
                <w:webHidden/>
              </w:rPr>
              <w:fldChar w:fldCharType="begin"/>
            </w:r>
            <w:r w:rsidR="004A68FC">
              <w:rPr>
                <w:noProof/>
                <w:webHidden/>
              </w:rPr>
              <w:instrText xml:space="preserve"> PAGEREF _Toc227762345 \h </w:instrText>
            </w:r>
            <w:r>
              <w:rPr>
                <w:noProof/>
                <w:webHidden/>
              </w:rPr>
            </w:r>
            <w:r>
              <w:rPr>
                <w:noProof/>
                <w:webHidden/>
              </w:rPr>
              <w:fldChar w:fldCharType="separate"/>
            </w:r>
            <w:r w:rsidR="004A68FC">
              <w:rPr>
                <w:noProof/>
                <w:webHidden/>
              </w:rPr>
              <w:t>47</w:t>
            </w:r>
            <w:r>
              <w:rPr>
                <w:noProof/>
                <w:webHidden/>
              </w:rPr>
              <w:fldChar w:fldCharType="end"/>
            </w:r>
          </w:hyperlink>
        </w:p>
        <w:p w:rsidR="004A68FC" w:rsidRDefault="008A147A">
          <w:pPr>
            <w:pStyle w:val="TOC2"/>
            <w:tabs>
              <w:tab w:val="right" w:leader="dot" w:pos="9016"/>
            </w:tabs>
            <w:rPr>
              <w:noProof/>
            </w:rPr>
          </w:pPr>
          <w:hyperlink w:anchor="_Toc227762346" w:history="1">
            <w:r w:rsidR="004A68FC" w:rsidRPr="00204E2F">
              <w:rPr>
                <w:rStyle w:val="Hyperlink"/>
                <w:rFonts w:ascii="Times New Roman" w:hAnsi="Times New Roman" w:cs="Times New Roman"/>
                <w:bCs/>
                <w:noProof/>
              </w:rPr>
              <w:t>MACHINE LEARNING INTEGRATION</w:t>
            </w:r>
            <w:r w:rsidR="004A68FC">
              <w:rPr>
                <w:noProof/>
                <w:webHidden/>
              </w:rPr>
              <w:tab/>
            </w:r>
            <w:r>
              <w:rPr>
                <w:noProof/>
                <w:webHidden/>
              </w:rPr>
              <w:fldChar w:fldCharType="begin"/>
            </w:r>
            <w:r w:rsidR="004A68FC">
              <w:rPr>
                <w:noProof/>
                <w:webHidden/>
              </w:rPr>
              <w:instrText xml:space="preserve"> PAGEREF _Toc227762346 \h </w:instrText>
            </w:r>
            <w:r>
              <w:rPr>
                <w:noProof/>
                <w:webHidden/>
              </w:rPr>
            </w:r>
            <w:r>
              <w:rPr>
                <w:noProof/>
                <w:webHidden/>
              </w:rPr>
              <w:fldChar w:fldCharType="separate"/>
            </w:r>
            <w:r w:rsidR="004A68FC">
              <w:rPr>
                <w:noProof/>
                <w:webHidden/>
              </w:rPr>
              <w:t>47</w:t>
            </w:r>
            <w:r>
              <w:rPr>
                <w:noProof/>
                <w:webHidden/>
              </w:rPr>
              <w:fldChar w:fldCharType="end"/>
            </w:r>
          </w:hyperlink>
        </w:p>
        <w:p w:rsidR="004A68FC" w:rsidRDefault="008A147A">
          <w:pPr>
            <w:pStyle w:val="TOC2"/>
            <w:tabs>
              <w:tab w:val="right" w:leader="dot" w:pos="9016"/>
            </w:tabs>
            <w:rPr>
              <w:noProof/>
            </w:rPr>
          </w:pPr>
          <w:hyperlink w:anchor="_Toc227762347" w:history="1">
            <w:r w:rsidR="004A68FC" w:rsidRPr="00204E2F">
              <w:rPr>
                <w:rStyle w:val="Hyperlink"/>
                <w:rFonts w:ascii="Times New Roman" w:hAnsi="Times New Roman" w:cs="Times New Roman"/>
                <w:bCs/>
                <w:noProof/>
              </w:rPr>
              <w:t>Anomaly Detection</w:t>
            </w:r>
            <w:r w:rsidR="004A68FC">
              <w:rPr>
                <w:noProof/>
                <w:webHidden/>
              </w:rPr>
              <w:tab/>
            </w:r>
            <w:r>
              <w:rPr>
                <w:noProof/>
                <w:webHidden/>
              </w:rPr>
              <w:fldChar w:fldCharType="begin"/>
            </w:r>
            <w:r w:rsidR="004A68FC">
              <w:rPr>
                <w:noProof/>
                <w:webHidden/>
              </w:rPr>
              <w:instrText xml:space="preserve"> PAGEREF _Toc227762347 \h </w:instrText>
            </w:r>
            <w:r>
              <w:rPr>
                <w:noProof/>
                <w:webHidden/>
              </w:rPr>
            </w:r>
            <w:r>
              <w:rPr>
                <w:noProof/>
                <w:webHidden/>
              </w:rPr>
              <w:fldChar w:fldCharType="separate"/>
            </w:r>
            <w:r w:rsidR="004A68FC">
              <w:rPr>
                <w:noProof/>
                <w:webHidden/>
              </w:rPr>
              <w:t>47</w:t>
            </w:r>
            <w:r>
              <w:rPr>
                <w:noProof/>
                <w:webHidden/>
              </w:rPr>
              <w:fldChar w:fldCharType="end"/>
            </w:r>
          </w:hyperlink>
        </w:p>
        <w:p w:rsidR="004A68FC" w:rsidRDefault="008A147A">
          <w:pPr>
            <w:pStyle w:val="TOC2"/>
            <w:tabs>
              <w:tab w:val="right" w:leader="dot" w:pos="9016"/>
            </w:tabs>
            <w:rPr>
              <w:noProof/>
            </w:rPr>
          </w:pPr>
          <w:hyperlink w:anchor="_Toc227762348" w:history="1">
            <w:r w:rsidR="004A68FC" w:rsidRPr="00204E2F">
              <w:rPr>
                <w:rStyle w:val="Hyperlink"/>
                <w:rFonts w:ascii="Times New Roman" w:hAnsi="Times New Roman" w:cs="Times New Roman"/>
                <w:bCs/>
                <w:noProof/>
              </w:rPr>
              <w:t>Clustering Analysis</w:t>
            </w:r>
            <w:r w:rsidR="004A68FC">
              <w:rPr>
                <w:noProof/>
                <w:webHidden/>
              </w:rPr>
              <w:tab/>
            </w:r>
            <w:r>
              <w:rPr>
                <w:noProof/>
                <w:webHidden/>
              </w:rPr>
              <w:fldChar w:fldCharType="begin"/>
            </w:r>
            <w:r w:rsidR="004A68FC">
              <w:rPr>
                <w:noProof/>
                <w:webHidden/>
              </w:rPr>
              <w:instrText xml:space="preserve"> PAGEREF _Toc227762348 \h </w:instrText>
            </w:r>
            <w:r>
              <w:rPr>
                <w:noProof/>
                <w:webHidden/>
              </w:rPr>
            </w:r>
            <w:r>
              <w:rPr>
                <w:noProof/>
                <w:webHidden/>
              </w:rPr>
              <w:fldChar w:fldCharType="separate"/>
            </w:r>
            <w:r w:rsidR="004A68FC">
              <w:rPr>
                <w:noProof/>
                <w:webHidden/>
              </w:rPr>
              <w:t>47</w:t>
            </w:r>
            <w:r>
              <w:rPr>
                <w:noProof/>
                <w:webHidden/>
              </w:rPr>
              <w:fldChar w:fldCharType="end"/>
            </w:r>
          </w:hyperlink>
        </w:p>
        <w:p w:rsidR="004A68FC" w:rsidRDefault="008A147A">
          <w:pPr>
            <w:pStyle w:val="TOC2"/>
            <w:tabs>
              <w:tab w:val="right" w:leader="dot" w:pos="9016"/>
            </w:tabs>
            <w:rPr>
              <w:noProof/>
            </w:rPr>
          </w:pPr>
          <w:hyperlink w:anchor="_Toc227762349" w:history="1">
            <w:r w:rsidR="004A68FC" w:rsidRPr="00204E2F">
              <w:rPr>
                <w:rStyle w:val="Hyperlink"/>
                <w:rFonts w:ascii="Times New Roman" w:hAnsi="Times New Roman" w:cs="Times New Roman"/>
                <w:bCs/>
                <w:noProof/>
              </w:rPr>
              <w:t>Demand Forecasting</w:t>
            </w:r>
            <w:r w:rsidR="004A68FC">
              <w:rPr>
                <w:noProof/>
                <w:webHidden/>
              </w:rPr>
              <w:tab/>
            </w:r>
            <w:r>
              <w:rPr>
                <w:noProof/>
                <w:webHidden/>
              </w:rPr>
              <w:fldChar w:fldCharType="begin"/>
            </w:r>
            <w:r w:rsidR="004A68FC">
              <w:rPr>
                <w:noProof/>
                <w:webHidden/>
              </w:rPr>
              <w:instrText xml:space="preserve"> PAGEREF _Toc227762349 \h </w:instrText>
            </w:r>
            <w:r>
              <w:rPr>
                <w:noProof/>
                <w:webHidden/>
              </w:rPr>
            </w:r>
            <w:r>
              <w:rPr>
                <w:noProof/>
                <w:webHidden/>
              </w:rPr>
              <w:fldChar w:fldCharType="separate"/>
            </w:r>
            <w:r w:rsidR="004A68FC">
              <w:rPr>
                <w:noProof/>
                <w:webHidden/>
              </w:rPr>
              <w:t>48</w:t>
            </w:r>
            <w:r>
              <w:rPr>
                <w:noProof/>
                <w:webHidden/>
              </w:rPr>
              <w:fldChar w:fldCharType="end"/>
            </w:r>
          </w:hyperlink>
        </w:p>
        <w:p w:rsidR="004A68FC" w:rsidRDefault="008A147A">
          <w:pPr>
            <w:pStyle w:val="TOC2"/>
            <w:tabs>
              <w:tab w:val="right" w:leader="dot" w:pos="9016"/>
            </w:tabs>
            <w:rPr>
              <w:noProof/>
            </w:rPr>
          </w:pPr>
          <w:hyperlink w:anchor="_Toc227762350" w:history="1">
            <w:r w:rsidR="004A68FC" w:rsidRPr="00204E2F">
              <w:rPr>
                <w:rStyle w:val="Hyperlink"/>
                <w:rFonts w:ascii="Times New Roman" w:hAnsi="Times New Roman" w:cs="Times New Roman"/>
                <w:bCs/>
                <w:noProof/>
              </w:rPr>
              <w:t>Feature Importance</w:t>
            </w:r>
            <w:r w:rsidR="004A68FC">
              <w:rPr>
                <w:noProof/>
                <w:webHidden/>
              </w:rPr>
              <w:tab/>
            </w:r>
            <w:r>
              <w:rPr>
                <w:noProof/>
                <w:webHidden/>
              </w:rPr>
              <w:fldChar w:fldCharType="begin"/>
            </w:r>
            <w:r w:rsidR="004A68FC">
              <w:rPr>
                <w:noProof/>
                <w:webHidden/>
              </w:rPr>
              <w:instrText xml:space="preserve"> PAGEREF _Toc227762350 \h </w:instrText>
            </w:r>
            <w:r>
              <w:rPr>
                <w:noProof/>
                <w:webHidden/>
              </w:rPr>
            </w:r>
            <w:r>
              <w:rPr>
                <w:noProof/>
                <w:webHidden/>
              </w:rPr>
              <w:fldChar w:fldCharType="separate"/>
            </w:r>
            <w:r w:rsidR="004A68FC">
              <w:rPr>
                <w:noProof/>
                <w:webHidden/>
              </w:rPr>
              <w:t>48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51" w:history="1">
            <w:r w:rsidR="004A68FC" w:rsidRPr="00204E2F">
              <w:rPr>
                <w:rStyle w:val="Hyperlink"/>
                <w:noProof/>
              </w:rPr>
              <w:t>GRAPH THEORY APPLICATIONS</w:t>
            </w:r>
            <w:r w:rsidR="004A68FC">
              <w:rPr>
                <w:noProof/>
                <w:webHidden/>
              </w:rPr>
              <w:tab/>
            </w:r>
            <w:r>
              <w:rPr>
                <w:noProof/>
                <w:webHidden/>
              </w:rPr>
              <w:fldChar w:fldCharType="begin"/>
            </w:r>
            <w:r w:rsidR="004A68FC">
              <w:rPr>
                <w:noProof/>
                <w:webHidden/>
              </w:rPr>
              <w:instrText xml:space="preserve"> PAGEREF _Toc227762351 \h </w:instrText>
            </w:r>
            <w:r>
              <w:rPr>
                <w:noProof/>
                <w:webHidden/>
              </w:rPr>
            </w:r>
            <w:r>
              <w:rPr>
                <w:noProof/>
                <w:webHidden/>
              </w:rPr>
              <w:fldChar w:fldCharType="separate"/>
            </w:r>
            <w:r w:rsidR="004A68FC">
              <w:rPr>
                <w:noProof/>
                <w:webHidden/>
              </w:rPr>
              <w:t>48</w:t>
            </w:r>
            <w:r>
              <w:rPr>
                <w:noProof/>
                <w:webHidden/>
              </w:rPr>
              <w:fldChar w:fldCharType="end"/>
            </w:r>
          </w:hyperlink>
        </w:p>
        <w:p w:rsidR="004A68FC" w:rsidRDefault="008A147A">
          <w:pPr>
            <w:pStyle w:val="TOC2"/>
            <w:tabs>
              <w:tab w:val="right" w:leader="dot" w:pos="9016"/>
            </w:tabs>
            <w:rPr>
              <w:noProof/>
            </w:rPr>
          </w:pPr>
          <w:hyperlink w:anchor="_Toc227762352" w:history="1">
            <w:r w:rsidR="004A68FC" w:rsidRPr="00204E2F">
              <w:rPr>
                <w:rStyle w:val="Hyperlink"/>
                <w:rFonts w:ascii="Times New Roman" w:hAnsi="Times New Roman" w:cs="Times New Roman"/>
                <w:bCs/>
                <w:noProof/>
              </w:rPr>
              <w:t>Network Construction</w:t>
            </w:r>
            <w:r w:rsidR="004A68FC">
              <w:rPr>
                <w:noProof/>
                <w:webHidden/>
              </w:rPr>
              <w:tab/>
            </w:r>
            <w:r>
              <w:rPr>
                <w:noProof/>
                <w:webHidden/>
              </w:rPr>
              <w:fldChar w:fldCharType="begin"/>
            </w:r>
            <w:r w:rsidR="004A68FC">
              <w:rPr>
                <w:noProof/>
                <w:webHidden/>
              </w:rPr>
              <w:instrText xml:space="preserve"> PAGEREF _Toc227762352 \h </w:instrText>
            </w:r>
            <w:r>
              <w:rPr>
                <w:noProof/>
                <w:webHidden/>
              </w:rPr>
            </w:r>
            <w:r>
              <w:rPr>
                <w:noProof/>
                <w:webHidden/>
              </w:rPr>
              <w:fldChar w:fldCharType="separate"/>
            </w:r>
            <w:r w:rsidR="004A68FC">
              <w:rPr>
                <w:noProof/>
                <w:webHidden/>
              </w:rPr>
              <w:t>48</w:t>
            </w:r>
            <w:r>
              <w:rPr>
                <w:noProof/>
                <w:webHidden/>
              </w:rPr>
              <w:fldChar w:fldCharType="end"/>
            </w:r>
          </w:hyperlink>
        </w:p>
        <w:p w:rsidR="004A68FC" w:rsidRDefault="008A147A">
          <w:pPr>
            <w:pStyle w:val="TOC2"/>
            <w:tabs>
              <w:tab w:val="right" w:leader="dot" w:pos="9016"/>
            </w:tabs>
            <w:rPr>
              <w:noProof/>
            </w:rPr>
          </w:pPr>
          <w:hyperlink w:anchor="_Toc227762353" w:history="1">
            <w:r w:rsidR="004A68FC" w:rsidRPr="00204E2F">
              <w:rPr>
                <w:rStyle w:val="Hyperlink"/>
                <w:rFonts w:ascii="Times New Roman" w:hAnsi="Times New Roman" w:cs="Times New Roman"/>
                <w:bCs/>
                <w:noProof/>
              </w:rPr>
              <w:t>Centrality Analysis</w:t>
            </w:r>
            <w:r w:rsidR="004A68FC">
              <w:rPr>
                <w:noProof/>
                <w:webHidden/>
              </w:rPr>
              <w:tab/>
            </w:r>
            <w:r>
              <w:rPr>
                <w:noProof/>
                <w:webHidden/>
              </w:rPr>
              <w:fldChar w:fldCharType="begin"/>
            </w:r>
            <w:r w:rsidR="004A68FC">
              <w:rPr>
                <w:noProof/>
                <w:webHidden/>
              </w:rPr>
              <w:instrText xml:space="preserve"> PAGEREF _Toc227762353 \h </w:instrText>
            </w:r>
            <w:r>
              <w:rPr>
                <w:noProof/>
                <w:webHidden/>
              </w:rPr>
            </w:r>
            <w:r>
              <w:rPr>
                <w:noProof/>
                <w:webHidden/>
              </w:rPr>
              <w:fldChar w:fldCharType="separate"/>
            </w:r>
            <w:r w:rsidR="004A68FC">
              <w:rPr>
                <w:noProof/>
                <w:webHidden/>
              </w:rPr>
              <w:t>48</w:t>
            </w:r>
            <w:r>
              <w:rPr>
                <w:noProof/>
                <w:webHidden/>
              </w:rPr>
              <w:fldChar w:fldCharType="end"/>
            </w:r>
          </w:hyperlink>
        </w:p>
        <w:p w:rsidR="004A68FC" w:rsidRDefault="008A147A">
          <w:pPr>
            <w:pStyle w:val="TOC2"/>
            <w:tabs>
              <w:tab w:val="right" w:leader="dot" w:pos="9016"/>
            </w:tabs>
            <w:rPr>
              <w:noProof/>
            </w:rPr>
          </w:pPr>
          <w:hyperlink w:anchor="_Toc227762354" w:history="1">
            <w:r w:rsidR="004A68FC" w:rsidRPr="00204E2F">
              <w:rPr>
                <w:rStyle w:val="Hyperlink"/>
                <w:rFonts w:ascii="Times New Roman" w:hAnsi="Times New Roman" w:cs="Times New Roman"/>
                <w:bCs/>
                <w:noProof/>
              </w:rPr>
              <w:t>Community Detection</w:t>
            </w:r>
            <w:r w:rsidR="004A68FC">
              <w:rPr>
                <w:noProof/>
                <w:webHidden/>
              </w:rPr>
              <w:tab/>
            </w:r>
            <w:r>
              <w:rPr>
                <w:noProof/>
                <w:webHidden/>
              </w:rPr>
              <w:fldChar w:fldCharType="begin"/>
            </w:r>
            <w:r w:rsidR="004A68FC">
              <w:rPr>
                <w:noProof/>
                <w:webHidden/>
              </w:rPr>
              <w:instrText xml:space="preserve"> PAGEREF _Toc227762354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2"/>
            <w:tabs>
              <w:tab w:val="right" w:leader="dot" w:pos="9016"/>
            </w:tabs>
            <w:rPr>
              <w:noProof/>
            </w:rPr>
          </w:pPr>
          <w:hyperlink w:anchor="_Toc227762355" w:history="1">
            <w:r w:rsidR="004A68FC" w:rsidRPr="00204E2F">
              <w:rPr>
                <w:rStyle w:val="Hyperlink"/>
                <w:rFonts w:ascii="Times New Roman" w:hAnsi="Times New Roman" w:cs="Times New Roman"/>
                <w:bCs/>
                <w:noProof/>
              </w:rPr>
              <w:t>Network Visualization</w:t>
            </w:r>
            <w:r w:rsidR="004A68FC">
              <w:rPr>
                <w:noProof/>
                <w:webHidden/>
              </w:rPr>
              <w:tab/>
            </w:r>
            <w:r>
              <w:rPr>
                <w:noProof/>
                <w:webHidden/>
              </w:rPr>
              <w:fldChar w:fldCharType="begin"/>
            </w:r>
            <w:r w:rsidR="004A68FC">
              <w:rPr>
                <w:noProof/>
                <w:webHidden/>
              </w:rPr>
              <w:instrText xml:space="preserve"> PAGEREF _Toc227762355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56" w:history="1">
            <w:r w:rsidR="004A68FC" w:rsidRPr="00204E2F">
              <w:rPr>
                <w:rStyle w:val="Hyperlink"/>
                <w:noProof/>
              </w:rPr>
              <w:t>DOCUMENTATION STRATEGY</w:t>
            </w:r>
            <w:r w:rsidR="004A68FC">
              <w:rPr>
                <w:noProof/>
                <w:webHidden/>
              </w:rPr>
              <w:tab/>
            </w:r>
            <w:r>
              <w:rPr>
                <w:noProof/>
                <w:webHidden/>
              </w:rPr>
              <w:fldChar w:fldCharType="begin"/>
            </w:r>
            <w:r w:rsidR="004A68FC">
              <w:rPr>
                <w:noProof/>
                <w:webHidden/>
              </w:rPr>
              <w:instrText xml:space="preserve"> PAGEREF _Toc227762356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2"/>
            <w:tabs>
              <w:tab w:val="right" w:leader="dot" w:pos="9016"/>
            </w:tabs>
            <w:rPr>
              <w:noProof/>
            </w:rPr>
          </w:pPr>
          <w:hyperlink w:anchor="_Toc227762357" w:history="1">
            <w:r w:rsidR="004A68FC" w:rsidRPr="00204E2F">
              <w:rPr>
                <w:rStyle w:val="Hyperlink"/>
                <w:rFonts w:ascii="Times New Roman" w:hAnsi="Times New Roman" w:cs="Times New Roman"/>
                <w:bCs/>
                <w:noProof/>
              </w:rPr>
              <w:t>Code Documentation</w:t>
            </w:r>
            <w:r w:rsidR="004A68FC">
              <w:rPr>
                <w:noProof/>
                <w:webHidden/>
              </w:rPr>
              <w:tab/>
            </w:r>
            <w:r>
              <w:rPr>
                <w:noProof/>
                <w:webHidden/>
              </w:rPr>
              <w:fldChar w:fldCharType="begin"/>
            </w:r>
            <w:r w:rsidR="004A68FC">
              <w:rPr>
                <w:noProof/>
                <w:webHidden/>
              </w:rPr>
              <w:instrText xml:space="preserve"> PAGEREF _Toc227762357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2"/>
            <w:tabs>
              <w:tab w:val="right" w:leader="dot" w:pos="9016"/>
            </w:tabs>
            <w:rPr>
              <w:noProof/>
            </w:rPr>
          </w:pPr>
          <w:hyperlink w:anchor="_Toc227762358" w:history="1">
            <w:r w:rsidR="004A68FC" w:rsidRPr="00204E2F">
              <w:rPr>
                <w:rStyle w:val="Hyperlink"/>
                <w:rFonts w:ascii="Times New Roman" w:hAnsi="Times New Roman" w:cs="Times New Roman"/>
                <w:bCs/>
                <w:noProof/>
              </w:rPr>
              <w:t>User Documentation</w:t>
            </w:r>
            <w:r w:rsidR="004A68FC">
              <w:rPr>
                <w:noProof/>
                <w:webHidden/>
              </w:rPr>
              <w:tab/>
            </w:r>
            <w:r>
              <w:rPr>
                <w:noProof/>
                <w:webHidden/>
              </w:rPr>
              <w:fldChar w:fldCharType="begin"/>
            </w:r>
            <w:r w:rsidR="004A68FC">
              <w:rPr>
                <w:noProof/>
                <w:webHidden/>
              </w:rPr>
              <w:instrText xml:space="preserve"> PAGEREF _Toc227762358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2"/>
            <w:tabs>
              <w:tab w:val="right" w:leader="dot" w:pos="9016"/>
            </w:tabs>
            <w:rPr>
              <w:noProof/>
            </w:rPr>
          </w:pPr>
          <w:hyperlink w:anchor="_Toc227762359" w:history="1">
            <w:r w:rsidR="004A68FC" w:rsidRPr="00204E2F">
              <w:rPr>
                <w:rStyle w:val="Hyperlink"/>
                <w:rFonts w:ascii="Times New Roman" w:hAnsi="Times New Roman" w:cs="Times New Roman"/>
                <w:bCs/>
                <w:noProof/>
              </w:rPr>
              <w:t>Developer Documentation</w:t>
            </w:r>
            <w:r w:rsidR="004A68FC">
              <w:rPr>
                <w:noProof/>
                <w:webHidden/>
              </w:rPr>
              <w:tab/>
            </w:r>
            <w:r>
              <w:rPr>
                <w:noProof/>
                <w:webHidden/>
              </w:rPr>
              <w:fldChar w:fldCharType="begin"/>
            </w:r>
            <w:r w:rsidR="004A68FC">
              <w:rPr>
                <w:noProof/>
                <w:webHidden/>
              </w:rPr>
              <w:instrText xml:space="preserve"> PAGEREF _Toc227762359 \h </w:instrText>
            </w:r>
            <w:r>
              <w:rPr>
                <w:noProof/>
                <w:webHidden/>
              </w:rPr>
            </w:r>
            <w:r>
              <w:rPr>
                <w:noProof/>
                <w:webHidden/>
              </w:rPr>
              <w:fldChar w:fldCharType="separate"/>
            </w:r>
            <w:r w:rsidR="004A68FC">
              <w:rPr>
                <w:noProof/>
                <w:webHidden/>
              </w:rPr>
              <w:t>49</w:t>
            </w:r>
            <w:r>
              <w:rPr>
                <w:noProof/>
                <w:webHidden/>
              </w:rPr>
              <w:fldChar w:fldCharType="end"/>
            </w:r>
          </w:hyperlink>
        </w:p>
        <w:p w:rsidR="004A68FC" w:rsidRDefault="008A147A">
          <w:pPr>
            <w:pStyle w:val="TOC2"/>
            <w:tabs>
              <w:tab w:val="right" w:leader="dot" w:pos="9016"/>
            </w:tabs>
            <w:rPr>
              <w:noProof/>
            </w:rPr>
          </w:pPr>
          <w:hyperlink w:anchor="_Toc227762360" w:history="1">
            <w:r w:rsidR="004A68FC" w:rsidRPr="00204E2F">
              <w:rPr>
                <w:rStyle w:val="Hyperlink"/>
                <w:rFonts w:ascii="Times New Roman" w:hAnsi="Times New Roman" w:cs="Times New Roman"/>
                <w:bCs/>
                <w:noProof/>
              </w:rPr>
              <w:t>Decision Records</w:t>
            </w:r>
            <w:r w:rsidR="004A68FC">
              <w:rPr>
                <w:noProof/>
                <w:webHidden/>
              </w:rPr>
              <w:tab/>
            </w:r>
            <w:r>
              <w:rPr>
                <w:noProof/>
                <w:webHidden/>
              </w:rPr>
              <w:fldChar w:fldCharType="begin"/>
            </w:r>
            <w:r w:rsidR="004A68FC">
              <w:rPr>
                <w:noProof/>
                <w:webHidden/>
              </w:rPr>
              <w:instrText xml:space="preserve"> PAGEREF _Toc227762360 \h </w:instrText>
            </w:r>
            <w:r>
              <w:rPr>
                <w:noProof/>
                <w:webHidden/>
              </w:rPr>
            </w:r>
            <w:r>
              <w:rPr>
                <w:noProof/>
                <w:webHidden/>
              </w:rPr>
              <w:fldChar w:fldCharType="separate"/>
            </w:r>
            <w:r w:rsidR="004A68FC">
              <w:rPr>
                <w:noProof/>
                <w:webHidden/>
              </w:rPr>
              <w:t>50</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61" w:history="1">
            <w:r w:rsidR="004A68FC" w:rsidRPr="00204E2F">
              <w:rPr>
                <w:rStyle w:val="Hyperlink"/>
                <w:noProof/>
              </w:rPr>
              <w:t>SCALABILITY ANALYSIS</w:t>
            </w:r>
            <w:r w:rsidR="004A68FC">
              <w:rPr>
                <w:noProof/>
                <w:webHidden/>
              </w:rPr>
              <w:tab/>
            </w:r>
            <w:r>
              <w:rPr>
                <w:noProof/>
                <w:webHidden/>
              </w:rPr>
              <w:fldChar w:fldCharType="begin"/>
            </w:r>
            <w:r w:rsidR="004A68FC">
              <w:rPr>
                <w:noProof/>
                <w:webHidden/>
              </w:rPr>
              <w:instrText xml:space="preserve"> PAGEREF _Toc227762361 \h </w:instrText>
            </w:r>
            <w:r>
              <w:rPr>
                <w:noProof/>
                <w:webHidden/>
              </w:rPr>
            </w:r>
            <w:r>
              <w:rPr>
                <w:noProof/>
                <w:webHidden/>
              </w:rPr>
              <w:fldChar w:fldCharType="separate"/>
            </w:r>
            <w:r w:rsidR="004A68FC">
              <w:rPr>
                <w:noProof/>
                <w:webHidden/>
              </w:rPr>
              <w:t>50</w:t>
            </w:r>
            <w:r>
              <w:rPr>
                <w:noProof/>
                <w:webHidden/>
              </w:rPr>
              <w:fldChar w:fldCharType="end"/>
            </w:r>
          </w:hyperlink>
        </w:p>
        <w:p w:rsidR="004A68FC" w:rsidRDefault="008A147A">
          <w:pPr>
            <w:pStyle w:val="TOC2"/>
            <w:tabs>
              <w:tab w:val="right" w:leader="dot" w:pos="9016"/>
            </w:tabs>
            <w:rPr>
              <w:noProof/>
            </w:rPr>
          </w:pPr>
          <w:hyperlink w:anchor="_Toc227762362" w:history="1">
            <w:r w:rsidR="004A68FC" w:rsidRPr="00204E2F">
              <w:rPr>
                <w:rStyle w:val="Hyperlink"/>
                <w:rFonts w:ascii="Times New Roman" w:hAnsi="Times New Roman" w:cs="Times New Roman"/>
                <w:bCs/>
                <w:noProof/>
              </w:rPr>
              <w:t>Horizontal Scaling</w:t>
            </w:r>
            <w:r w:rsidR="004A68FC">
              <w:rPr>
                <w:noProof/>
                <w:webHidden/>
              </w:rPr>
              <w:tab/>
            </w:r>
            <w:r>
              <w:rPr>
                <w:noProof/>
                <w:webHidden/>
              </w:rPr>
              <w:fldChar w:fldCharType="begin"/>
            </w:r>
            <w:r w:rsidR="004A68FC">
              <w:rPr>
                <w:noProof/>
                <w:webHidden/>
              </w:rPr>
              <w:instrText xml:space="preserve"> PAGEREF _Toc227762362 \h </w:instrText>
            </w:r>
            <w:r>
              <w:rPr>
                <w:noProof/>
                <w:webHidden/>
              </w:rPr>
            </w:r>
            <w:r>
              <w:rPr>
                <w:noProof/>
                <w:webHidden/>
              </w:rPr>
              <w:fldChar w:fldCharType="separate"/>
            </w:r>
            <w:r w:rsidR="004A68FC">
              <w:rPr>
                <w:noProof/>
                <w:webHidden/>
              </w:rPr>
              <w:t>50</w:t>
            </w:r>
            <w:r>
              <w:rPr>
                <w:noProof/>
                <w:webHidden/>
              </w:rPr>
              <w:fldChar w:fldCharType="end"/>
            </w:r>
          </w:hyperlink>
        </w:p>
        <w:p w:rsidR="004A68FC" w:rsidRDefault="008A147A">
          <w:pPr>
            <w:pStyle w:val="TOC2"/>
            <w:tabs>
              <w:tab w:val="right" w:leader="dot" w:pos="9016"/>
            </w:tabs>
            <w:rPr>
              <w:noProof/>
            </w:rPr>
          </w:pPr>
          <w:hyperlink w:anchor="_Toc227762363" w:history="1">
            <w:r w:rsidR="004A68FC" w:rsidRPr="00204E2F">
              <w:rPr>
                <w:rStyle w:val="Hyperlink"/>
                <w:rFonts w:ascii="Times New Roman" w:hAnsi="Times New Roman" w:cs="Times New Roman"/>
                <w:bCs/>
                <w:noProof/>
              </w:rPr>
              <w:t>Database Scaling</w:t>
            </w:r>
            <w:r w:rsidR="004A68FC">
              <w:rPr>
                <w:noProof/>
                <w:webHidden/>
              </w:rPr>
              <w:tab/>
            </w:r>
            <w:r>
              <w:rPr>
                <w:noProof/>
                <w:webHidden/>
              </w:rPr>
              <w:fldChar w:fldCharType="begin"/>
            </w:r>
            <w:r w:rsidR="004A68FC">
              <w:rPr>
                <w:noProof/>
                <w:webHidden/>
              </w:rPr>
              <w:instrText xml:space="preserve"> PAGEREF _Toc227762363 \h </w:instrText>
            </w:r>
            <w:r>
              <w:rPr>
                <w:noProof/>
                <w:webHidden/>
              </w:rPr>
            </w:r>
            <w:r>
              <w:rPr>
                <w:noProof/>
                <w:webHidden/>
              </w:rPr>
              <w:fldChar w:fldCharType="separate"/>
            </w:r>
            <w:r w:rsidR="004A68FC">
              <w:rPr>
                <w:noProof/>
                <w:webHidden/>
              </w:rPr>
              <w:t>50</w:t>
            </w:r>
            <w:r>
              <w:rPr>
                <w:noProof/>
                <w:webHidden/>
              </w:rPr>
              <w:fldChar w:fldCharType="end"/>
            </w:r>
          </w:hyperlink>
        </w:p>
        <w:p w:rsidR="004A68FC" w:rsidRDefault="008A147A">
          <w:pPr>
            <w:pStyle w:val="TOC2"/>
            <w:tabs>
              <w:tab w:val="right" w:leader="dot" w:pos="9016"/>
            </w:tabs>
            <w:rPr>
              <w:noProof/>
            </w:rPr>
          </w:pPr>
          <w:hyperlink w:anchor="_Toc227762364" w:history="1">
            <w:r w:rsidR="004A68FC" w:rsidRPr="00204E2F">
              <w:rPr>
                <w:rStyle w:val="Hyperlink"/>
                <w:rFonts w:ascii="Times New Roman" w:hAnsi="Times New Roman" w:cs="Times New Roman"/>
                <w:bCs/>
                <w:noProof/>
              </w:rPr>
              <w:t>Storage Scaling</w:t>
            </w:r>
            <w:r w:rsidR="004A68FC">
              <w:rPr>
                <w:noProof/>
                <w:webHidden/>
              </w:rPr>
              <w:tab/>
            </w:r>
            <w:r>
              <w:rPr>
                <w:noProof/>
                <w:webHidden/>
              </w:rPr>
              <w:fldChar w:fldCharType="begin"/>
            </w:r>
            <w:r w:rsidR="004A68FC">
              <w:rPr>
                <w:noProof/>
                <w:webHidden/>
              </w:rPr>
              <w:instrText xml:space="preserve"> PAGEREF _Toc227762364 \h </w:instrText>
            </w:r>
            <w:r>
              <w:rPr>
                <w:noProof/>
                <w:webHidden/>
              </w:rPr>
            </w:r>
            <w:r>
              <w:rPr>
                <w:noProof/>
                <w:webHidden/>
              </w:rPr>
              <w:fldChar w:fldCharType="separate"/>
            </w:r>
            <w:r w:rsidR="004A68FC">
              <w:rPr>
                <w:noProof/>
                <w:webHidden/>
              </w:rPr>
              <w:t>50</w:t>
            </w:r>
            <w:r>
              <w:rPr>
                <w:noProof/>
                <w:webHidden/>
              </w:rPr>
              <w:fldChar w:fldCharType="end"/>
            </w:r>
          </w:hyperlink>
        </w:p>
        <w:p w:rsidR="004A68FC" w:rsidRDefault="008A147A">
          <w:pPr>
            <w:pStyle w:val="TOC2"/>
            <w:tabs>
              <w:tab w:val="right" w:leader="dot" w:pos="9016"/>
            </w:tabs>
            <w:rPr>
              <w:noProof/>
            </w:rPr>
          </w:pPr>
          <w:hyperlink w:anchor="_Toc227762365" w:history="1">
            <w:r w:rsidR="004A68FC" w:rsidRPr="00204E2F">
              <w:rPr>
                <w:rStyle w:val="Hyperlink"/>
                <w:rFonts w:ascii="Times New Roman" w:hAnsi="Times New Roman" w:cs="Times New Roman"/>
                <w:bCs/>
                <w:noProof/>
              </w:rPr>
              <w:t>Analysis Job Scaling</w:t>
            </w:r>
            <w:r w:rsidR="004A68FC">
              <w:rPr>
                <w:noProof/>
                <w:webHidden/>
              </w:rPr>
              <w:tab/>
            </w:r>
            <w:r>
              <w:rPr>
                <w:noProof/>
                <w:webHidden/>
              </w:rPr>
              <w:fldChar w:fldCharType="begin"/>
            </w:r>
            <w:r w:rsidR="004A68FC">
              <w:rPr>
                <w:noProof/>
                <w:webHidden/>
              </w:rPr>
              <w:instrText xml:space="preserve"> PAGEREF _Toc227762365 \h </w:instrText>
            </w:r>
            <w:r>
              <w:rPr>
                <w:noProof/>
                <w:webHidden/>
              </w:rPr>
            </w:r>
            <w:r>
              <w:rPr>
                <w:noProof/>
                <w:webHidden/>
              </w:rPr>
              <w:fldChar w:fldCharType="separate"/>
            </w:r>
            <w:r w:rsidR="004A68FC">
              <w:rPr>
                <w:noProof/>
                <w:webHidden/>
              </w:rPr>
              <w:t>51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366" w:history="1">
            <w:r w:rsidR="004A68FC" w:rsidRPr="00204E2F">
              <w:rPr>
                <w:rStyle w:val="Hyperlink"/>
                <w:noProof/>
              </w:rPr>
              <w:t>TEAM REFLECTIONS AND LEARNING OUTCOMES</w:t>
            </w:r>
            <w:r w:rsidR="004A68FC">
              <w:rPr>
                <w:noProof/>
                <w:webHidden/>
              </w:rPr>
              <w:tab/>
            </w:r>
            <w:r>
              <w:rPr>
                <w:noProof/>
                <w:webHidden/>
              </w:rPr>
              <w:fldChar w:fldCharType="begin"/>
            </w:r>
            <w:r w:rsidR="004A68FC">
              <w:rPr>
                <w:noProof/>
                <w:webHidden/>
              </w:rPr>
              <w:instrText xml:space="preserve"> PAGEREF _Toc227762366 \h </w:instrText>
            </w:r>
            <w:r>
              <w:rPr>
                <w:noProof/>
                <w:webHidden/>
              </w:rPr>
            </w:r>
            <w:r>
              <w:rPr>
                <w:noProof/>
                <w:webHidden/>
              </w:rPr>
              <w:fldChar w:fldCharType="separate"/>
            </w:r>
            <w:r w:rsidR="004A68FC">
              <w:rPr>
                <w:noProof/>
                <w:webHidden/>
              </w:rPr>
              <w:t>51</w:t>
            </w:r>
            <w:r>
              <w:rPr>
                <w:noProof/>
                <w:webHidden/>
              </w:rPr>
              <w:fldChar w:fldCharType="end"/>
            </w:r>
          </w:hyperlink>
        </w:p>
        <w:p w:rsidR="004A68FC" w:rsidRDefault="008A147A">
          <w:pPr>
            <w:pStyle w:val="TOC2"/>
            <w:tabs>
              <w:tab w:val="right" w:leader="dot" w:pos="9016"/>
            </w:tabs>
            <w:rPr>
              <w:noProof/>
            </w:rPr>
          </w:pPr>
          <w:hyperlink w:anchor="_Toc227762367" w:history="1">
            <w:r w:rsidR="004A68FC" w:rsidRPr="00204E2F">
              <w:rPr>
                <w:rStyle w:val="Hyperlink"/>
                <w:rFonts w:ascii="Times New Roman" w:hAnsi="Times New Roman" w:cs="Times New Roman"/>
                <w:bCs/>
                <w:noProof/>
              </w:rPr>
              <w:t>Ronak Lodhi - Data Engineering Perspective</w:t>
            </w:r>
            <w:r w:rsidR="004A68FC">
              <w:rPr>
                <w:noProof/>
                <w:webHidden/>
              </w:rPr>
              <w:tab/>
            </w:r>
            <w:r>
              <w:rPr>
                <w:noProof/>
                <w:webHidden/>
              </w:rPr>
              <w:fldChar w:fldCharType="begin"/>
            </w:r>
            <w:r w:rsidR="004A68FC">
              <w:rPr>
                <w:noProof/>
                <w:webHidden/>
              </w:rPr>
              <w:instrText xml:space="preserve"> PAGEREF _Toc227762367 \h </w:instrText>
            </w:r>
            <w:r>
              <w:rPr>
                <w:noProof/>
                <w:webHidden/>
              </w:rPr>
            </w:r>
            <w:r>
              <w:rPr>
                <w:noProof/>
                <w:webHidden/>
              </w:rPr>
              <w:fldChar w:fldCharType="separate"/>
            </w:r>
            <w:r w:rsidR="004A68FC">
              <w:rPr>
                <w:noProof/>
                <w:webHidden/>
              </w:rPr>
              <w:t>51</w:t>
            </w:r>
            <w:r>
              <w:rPr>
                <w:noProof/>
                <w:webHidden/>
              </w:rPr>
              <w:fldChar w:fldCharType="end"/>
            </w:r>
          </w:hyperlink>
        </w:p>
        <w:p w:rsidR="004A68FC" w:rsidRDefault="008A147A">
          <w:pPr>
            <w:pStyle w:val="TOC2"/>
            <w:tabs>
              <w:tab w:val="right" w:leader="dot" w:pos="9016"/>
            </w:tabs>
            <w:rPr>
              <w:noProof/>
            </w:rPr>
          </w:pPr>
          <w:hyperlink w:anchor="_Toc227762368" w:history="1">
            <w:r w:rsidR="004A68FC" w:rsidRPr="00204E2F">
              <w:rPr>
                <w:rStyle w:val="Hyperlink"/>
                <w:rFonts w:ascii="Times New Roman" w:hAnsi="Times New Roman" w:cs="Times New Roman"/>
                <w:bCs/>
                <w:noProof/>
              </w:rPr>
              <w:t>Archit Sharma - Data Analysis Perspective</w:t>
            </w:r>
            <w:r w:rsidR="004A68FC">
              <w:rPr>
                <w:noProof/>
                <w:webHidden/>
              </w:rPr>
              <w:tab/>
            </w:r>
            <w:r>
              <w:rPr>
                <w:noProof/>
                <w:webHidden/>
              </w:rPr>
              <w:fldChar w:fldCharType="begin"/>
            </w:r>
            <w:r w:rsidR="004A68FC">
              <w:rPr>
                <w:noProof/>
                <w:webHidden/>
              </w:rPr>
              <w:instrText xml:space="preserve"> PAGEREF _Toc227762368 \h </w:instrText>
            </w:r>
            <w:r>
              <w:rPr>
                <w:noProof/>
                <w:webHidden/>
              </w:rPr>
            </w:r>
            <w:r>
              <w:rPr>
                <w:noProof/>
                <w:webHidden/>
              </w:rPr>
              <w:fldChar w:fldCharType="separate"/>
            </w:r>
            <w:r w:rsidR="004A68FC">
              <w:rPr>
                <w:noProof/>
                <w:webHidden/>
              </w:rPr>
              <w:t>51</w:t>
            </w:r>
            <w:r>
              <w:rPr>
                <w:noProof/>
                <w:webHidden/>
              </w:rPr>
              <w:fldChar w:fldCharType="end"/>
            </w:r>
          </w:hyperlink>
        </w:p>
        <w:p w:rsidR="004A68FC" w:rsidRDefault="008A147A">
          <w:pPr>
            <w:pStyle w:val="TOC2"/>
            <w:tabs>
              <w:tab w:val="right" w:leader="dot" w:pos="9016"/>
            </w:tabs>
            <w:rPr>
              <w:noProof/>
            </w:rPr>
          </w:pPr>
          <w:hyperlink w:anchor="_Toc227762369" w:history="1">
            <w:r w:rsidR="004A68FC" w:rsidRPr="00204E2F">
              <w:rPr>
                <w:rStyle w:val="Hyperlink"/>
                <w:rFonts w:ascii="Times New Roman" w:hAnsi="Times New Roman" w:cs="Times New Roman"/>
                <w:bCs/>
                <w:noProof/>
              </w:rPr>
              <w:t>Jatin Kumar - Visualization and Communication Perspective</w:t>
            </w:r>
            <w:r w:rsidR="004A68FC">
              <w:rPr>
                <w:noProof/>
                <w:webHidden/>
              </w:rPr>
              <w:tab/>
            </w:r>
            <w:r>
              <w:rPr>
                <w:noProof/>
                <w:webHidden/>
              </w:rPr>
              <w:fldChar w:fldCharType="begin"/>
            </w:r>
            <w:r w:rsidR="004A68FC">
              <w:rPr>
                <w:noProof/>
                <w:webHidden/>
              </w:rPr>
              <w:instrText xml:space="preserve"> PAGEREF _Toc227762369 \h </w:instrText>
            </w:r>
            <w:r>
              <w:rPr>
                <w:noProof/>
                <w:webHidden/>
              </w:rPr>
            </w:r>
            <w:r>
              <w:rPr>
                <w:noProof/>
                <w:webHidden/>
              </w:rPr>
              <w:fldChar w:fldCharType="separate"/>
            </w:r>
            <w:r w:rsidR="004A68FC">
              <w:rPr>
                <w:noProof/>
                <w:webHidden/>
              </w:rPr>
              <w:t>51</w:t>
            </w:r>
            <w:r>
              <w:rPr>
                <w:noProof/>
                <w:webHidden/>
              </w:rPr>
              <w:fldChar w:fldCharType="end"/>
            </w:r>
          </w:hyperlink>
        </w:p>
        <w:p w:rsidR="004A68FC" w:rsidRDefault="008A147A">
          <w:pPr>
            <w:pStyle w:val="TOC2"/>
            <w:tabs>
              <w:tab w:val="right" w:leader="dot" w:pos="9016"/>
            </w:tabs>
            <w:rPr>
              <w:noProof/>
            </w:rPr>
          </w:pPr>
          <w:hyperlink w:anchor="_Toc227762370" w:history="1">
            <w:r w:rsidR="004A68FC" w:rsidRPr="00204E2F">
              <w:rPr>
                <w:rStyle w:val="Hyperlink"/>
                <w:rFonts w:ascii="Times New Roman" w:hAnsi="Times New Roman" w:cs="Times New Roman"/>
                <w:bCs/>
                <w:noProof/>
              </w:rPr>
              <w:t>Collective Team Reflection</w:t>
            </w:r>
            <w:r w:rsidR="004A68FC">
              <w:rPr>
                <w:noProof/>
                <w:webHidden/>
              </w:rPr>
              <w:tab/>
            </w:r>
            <w:r>
              <w:rPr>
                <w:noProof/>
                <w:webHidden/>
              </w:rPr>
              <w:fldChar w:fldCharType="begin"/>
            </w:r>
            <w:r w:rsidR="004A68FC">
              <w:rPr>
                <w:noProof/>
                <w:webHidden/>
              </w:rPr>
              <w:instrText xml:space="preserve"> PAGEREF _Toc227762370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1" w:history="1">
            <w:r w:rsidR="004A68FC" w:rsidRPr="00204E2F">
              <w:rPr>
                <w:rStyle w:val="Hyperlink"/>
                <w:rFonts w:ascii="Times New Roman" w:hAnsi="Times New Roman" w:cs="Times New Roman"/>
                <w:bCs/>
                <w:noProof/>
              </w:rPr>
              <w:t>APPENDIX B - CONFIGURATION SCHEMA</w:t>
            </w:r>
            <w:r w:rsidR="004A68FC">
              <w:rPr>
                <w:noProof/>
                <w:webHidden/>
              </w:rPr>
              <w:tab/>
            </w:r>
            <w:r>
              <w:rPr>
                <w:noProof/>
                <w:webHidden/>
              </w:rPr>
              <w:fldChar w:fldCharType="begin"/>
            </w:r>
            <w:r w:rsidR="004A68FC">
              <w:rPr>
                <w:noProof/>
                <w:webHidden/>
              </w:rPr>
              <w:instrText xml:space="preserve"> PAGEREF _Toc227762371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2" w:history="1">
            <w:r w:rsidR="004A68FC" w:rsidRPr="00204E2F">
              <w:rPr>
                <w:rStyle w:val="Hyperlink"/>
                <w:rFonts w:ascii="Times New Roman" w:hAnsi="Times New Roman" w:cs="Times New Roman"/>
                <w:bCs/>
                <w:noProof/>
              </w:rPr>
              <w:t>Parameter</w:t>
            </w:r>
            <w:r w:rsidR="004A68FC">
              <w:rPr>
                <w:noProof/>
                <w:webHidden/>
              </w:rPr>
              <w:tab/>
            </w:r>
            <w:r>
              <w:rPr>
                <w:noProof/>
                <w:webHidden/>
              </w:rPr>
              <w:fldChar w:fldCharType="begin"/>
            </w:r>
            <w:r w:rsidR="004A68FC">
              <w:rPr>
                <w:noProof/>
                <w:webHidden/>
              </w:rPr>
              <w:instrText xml:space="preserve"> PAGEREF _Toc227762372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3" w:history="1">
            <w:r w:rsidR="004A68FC" w:rsidRPr="00204E2F">
              <w:rPr>
                <w:rStyle w:val="Hyperlink"/>
                <w:rFonts w:ascii="Times New Roman" w:hAnsi="Times New Roman" w:cs="Times New Roman"/>
                <w:bCs/>
                <w:noProof/>
              </w:rPr>
              <w:t>Type</w:t>
            </w:r>
            <w:r w:rsidR="004A68FC">
              <w:rPr>
                <w:noProof/>
                <w:webHidden/>
              </w:rPr>
              <w:tab/>
            </w:r>
            <w:r>
              <w:rPr>
                <w:noProof/>
                <w:webHidden/>
              </w:rPr>
              <w:fldChar w:fldCharType="begin"/>
            </w:r>
            <w:r w:rsidR="004A68FC">
              <w:rPr>
                <w:noProof/>
                <w:webHidden/>
              </w:rPr>
              <w:instrText xml:space="preserve"> PAGEREF _Toc227762373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4" w:history="1">
            <w:r w:rsidR="004A68FC" w:rsidRPr="00204E2F">
              <w:rPr>
                <w:rStyle w:val="Hyperlink"/>
                <w:rFonts w:ascii="Times New Roman" w:hAnsi="Times New Roman" w:cs="Times New Roman"/>
                <w:bCs/>
                <w:noProof/>
              </w:rPr>
              <w:t>Default</w:t>
            </w:r>
            <w:r w:rsidR="004A68FC">
              <w:rPr>
                <w:noProof/>
                <w:webHidden/>
              </w:rPr>
              <w:tab/>
            </w:r>
            <w:r>
              <w:rPr>
                <w:noProof/>
                <w:webHidden/>
              </w:rPr>
              <w:fldChar w:fldCharType="begin"/>
            </w:r>
            <w:r w:rsidR="004A68FC">
              <w:rPr>
                <w:noProof/>
                <w:webHidden/>
              </w:rPr>
              <w:instrText xml:space="preserve"> PAGEREF _Toc227762374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5"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_Toc227762375 \h </w:instrText>
            </w:r>
            <w:r>
              <w:rPr>
                <w:noProof/>
                <w:webHidden/>
              </w:rPr>
            </w:r>
            <w:r>
              <w:rPr>
                <w:noProof/>
                <w:webHidden/>
              </w:rPr>
              <w:fldChar w:fldCharType="separate"/>
            </w:r>
            <w:r w:rsidR="004A68FC">
              <w:rPr>
                <w:noProof/>
                <w:webHidden/>
              </w:rPr>
              <w:t>52</w:t>
            </w:r>
            <w:r>
              <w:rPr>
                <w:noProof/>
                <w:webHidden/>
              </w:rPr>
              <w:fldChar w:fldCharType="end"/>
            </w:r>
          </w:hyperlink>
        </w:p>
        <w:p w:rsidR="004A68FC" w:rsidRDefault="008A147A">
          <w:pPr>
            <w:pStyle w:val="TOC2"/>
            <w:tabs>
              <w:tab w:val="right" w:leader="dot" w:pos="9016"/>
            </w:tabs>
            <w:rPr>
              <w:noProof/>
            </w:rPr>
          </w:pPr>
          <w:hyperlink w:anchor="_Toc227762376" w:history="1">
            <w:r w:rsidR="004A68FC" w:rsidRPr="00204E2F">
              <w:rPr>
                <w:rStyle w:val="Hyperlink"/>
                <w:rFonts w:ascii="Times New Roman" w:hAnsi="Times New Roman" w:cs="Times New Roman"/>
                <w:bCs/>
                <w:noProof/>
              </w:rPr>
              <w:t>APPENDIX C - SAMPLE GENERATED NARRATIVE</w:t>
            </w:r>
            <w:r w:rsidR="004A68FC">
              <w:rPr>
                <w:noProof/>
                <w:webHidden/>
              </w:rPr>
              <w:tab/>
            </w:r>
            <w:r>
              <w:rPr>
                <w:noProof/>
                <w:webHidden/>
              </w:rPr>
              <w:fldChar w:fldCharType="begin"/>
            </w:r>
            <w:r w:rsidR="004A68FC">
              <w:rPr>
                <w:noProof/>
                <w:webHidden/>
              </w:rPr>
              <w:instrText xml:space="preserve"> PAGEREF _Toc227762376 \h </w:instrText>
            </w:r>
            <w:r>
              <w:rPr>
                <w:noProof/>
                <w:webHidden/>
              </w:rPr>
            </w:r>
            <w:r>
              <w:rPr>
                <w:noProof/>
                <w:webHidden/>
              </w:rPr>
              <w:fldChar w:fldCharType="separate"/>
            </w:r>
            <w:r w:rsidR="004A68FC">
              <w:rPr>
                <w:noProof/>
                <w:webHidden/>
              </w:rPr>
              <w:t>53</w:t>
            </w:r>
            <w:r>
              <w:rPr>
                <w:noProof/>
                <w:webHidden/>
              </w:rPr>
              <w:fldChar w:fldCharType="end"/>
            </w:r>
          </w:hyperlink>
        </w:p>
        <w:p w:rsidR="004A68FC" w:rsidRDefault="008A147A">
          <w:pPr>
            <w:pStyle w:val="TOC2"/>
            <w:tabs>
              <w:tab w:val="right" w:leader="dot" w:pos="9016"/>
            </w:tabs>
            <w:rPr>
              <w:noProof/>
            </w:rPr>
          </w:pPr>
          <w:hyperlink w:anchor="_Toc227762377" w:history="1">
            <w:r w:rsidR="004A68FC" w:rsidRPr="00204E2F">
              <w:rPr>
                <w:rStyle w:val="Hyperlink"/>
                <w:rFonts w:ascii="Times New Roman" w:hAnsi="Times New Roman" w:cs="Times New Roman"/>
                <w:bCs/>
                <w:noProof/>
              </w:rPr>
              <w:t>Analyst Mode Narrative</w:t>
            </w:r>
            <w:r w:rsidR="004A68FC">
              <w:rPr>
                <w:noProof/>
                <w:webHidden/>
              </w:rPr>
              <w:tab/>
            </w:r>
            <w:r>
              <w:rPr>
                <w:noProof/>
                <w:webHidden/>
              </w:rPr>
              <w:fldChar w:fldCharType="begin"/>
            </w:r>
            <w:r w:rsidR="004A68FC">
              <w:rPr>
                <w:noProof/>
                <w:webHidden/>
              </w:rPr>
              <w:instrText xml:space="preserve"> PAGEREF _Toc227762377 \h </w:instrText>
            </w:r>
            <w:r>
              <w:rPr>
                <w:noProof/>
                <w:webHidden/>
              </w:rPr>
            </w:r>
            <w:r>
              <w:rPr>
                <w:noProof/>
                <w:webHidden/>
              </w:rPr>
              <w:fldChar w:fldCharType="separate"/>
            </w:r>
            <w:r w:rsidR="004A68FC">
              <w:rPr>
                <w:noProof/>
                <w:webHidden/>
              </w:rPr>
              <w:t>53</w:t>
            </w:r>
            <w:r>
              <w:rPr>
                <w:noProof/>
                <w:webHidden/>
              </w:rPr>
              <w:fldChar w:fldCharType="end"/>
            </w:r>
          </w:hyperlink>
        </w:p>
        <w:p w:rsidR="004A68FC" w:rsidRDefault="008A147A">
          <w:pPr>
            <w:pStyle w:val="TOC2"/>
            <w:tabs>
              <w:tab w:val="right" w:leader="dot" w:pos="9016"/>
            </w:tabs>
            <w:rPr>
              <w:noProof/>
            </w:rPr>
          </w:pPr>
          <w:hyperlink w:anchor="_Toc227762378" w:history="1">
            <w:r w:rsidR="004A68FC" w:rsidRPr="00204E2F">
              <w:rPr>
                <w:rStyle w:val="Hyperlink"/>
                <w:rFonts w:ascii="Times New Roman" w:hAnsi="Times New Roman" w:cs="Times New Roman"/>
                <w:bCs/>
                <w:noProof/>
              </w:rPr>
              <w:t>Manager Mode Narrative</w:t>
            </w:r>
            <w:r w:rsidR="004A68FC">
              <w:rPr>
                <w:noProof/>
                <w:webHidden/>
              </w:rPr>
              <w:tab/>
            </w:r>
            <w:r>
              <w:rPr>
                <w:noProof/>
                <w:webHidden/>
              </w:rPr>
              <w:fldChar w:fldCharType="begin"/>
            </w:r>
            <w:r w:rsidR="004A68FC">
              <w:rPr>
                <w:noProof/>
                <w:webHidden/>
              </w:rPr>
              <w:instrText xml:space="preserve"> PAGEREF _Toc227762378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79" w:history="1">
            <w:r w:rsidR="004A68FC" w:rsidRPr="00204E2F">
              <w:rPr>
                <w:rStyle w:val="Hyperlink"/>
                <w:rFonts w:ascii="Times New Roman" w:hAnsi="Times New Roman" w:cs="Times New Roman"/>
                <w:bCs/>
                <w:noProof/>
              </w:rPr>
              <w:t>APPENDIX D - PROJECT TIMELINE</w:t>
            </w:r>
            <w:r w:rsidR="004A68FC">
              <w:rPr>
                <w:noProof/>
                <w:webHidden/>
              </w:rPr>
              <w:tab/>
            </w:r>
            <w:r>
              <w:rPr>
                <w:noProof/>
                <w:webHidden/>
              </w:rPr>
              <w:fldChar w:fldCharType="begin"/>
            </w:r>
            <w:r w:rsidR="004A68FC">
              <w:rPr>
                <w:noProof/>
                <w:webHidden/>
              </w:rPr>
              <w:instrText xml:space="preserve"> PAGEREF _Toc227762379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80" w:history="1">
            <w:r w:rsidR="004A68FC" w:rsidRPr="00204E2F">
              <w:rPr>
                <w:rStyle w:val="Hyperlink"/>
                <w:rFonts w:ascii="Times New Roman" w:hAnsi="Times New Roman" w:cs="Times New Roman"/>
                <w:bCs/>
                <w:noProof/>
              </w:rPr>
              <w:t>Sprint</w:t>
            </w:r>
            <w:r w:rsidR="004A68FC">
              <w:rPr>
                <w:noProof/>
                <w:webHidden/>
              </w:rPr>
              <w:tab/>
            </w:r>
            <w:r>
              <w:rPr>
                <w:noProof/>
                <w:webHidden/>
              </w:rPr>
              <w:fldChar w:fldCharType="begin"/>
            </w:r>
            <w:r w:rsidR="004A68FC">
              <w:rPr>
                <w:noProof/>
                <w:webHidden/>
              </w:rPr>
              <w:instrText xml:space="preserve"> PAGEREF _Toc227762380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81" w:history="1">
            <w:r w:rsidR="004A68FC" w:rsidRPr="00204E2F">
              <w:rPr>
                <w:rStyle w:val="Hyperlink"/>
                <w:rFonts w:ascii="Times New Roman" w:hAnsi="Times New Roman" w:cs="Times New Roman"/>
                <w:bCs/>
                <w:noProof/>
              </w:rPr>
              <w:t>Duration</w:t>
            </w:r>
            <w:r w:rsidR="004A68FC">
              <w:rPr>
                <w:noProof/>
                <w:webHidden/>
              </w:rPr>
              <w:tab/>
            </w:r>
            <w:r>
              <w:rPr>
                <w:noProof/>
                <w:webHidden/>
              </w:rPr>
              <w:fldChar w:fldCharType="begin"/>
            </w:r>
            <w:r w:rsidR="004A68FC">
              <w:rPr>
                <w:noProof/>
                <w:webHidden/>
              </w:rPr>
              <w:instrText xml:space="preserve"> PAGEREF _Toc227762381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82" w:history="1">
            <w:r w:rsidR="004A68FC" w:rsidRPr="00204E2F">
              <w:rPr>
                <w:rStyle w:val="Hyperlink"/>
                <w:rFonts w:ascii="Times New Roman" w:hAnsi="Times New Roman" w:cs="Times New Roman"/>
                <w:bCs/>
                <w:noProof/>
              </w:rPr>
              <w:t>Planned Work</w:t>
            </w:r>
            <w:r w:rsidR="004A68FC">
              <w:rPr>
                <w:noProof/>
                <w:webHidden/>
              </w:rPr>
              <w:tab/>
            </w:r>
            <w:r>
              <w:rPr>
                <w:noProof/>
                <w:webHidden/>
              </w:rPr>
              <w:fldChar w:fldCharType="begin"/>
            </w:r>
            <w:r w:rsidR="004A68FC">
              <w:rPr>
                <w:noProof/>
                <w:webHidden/>
              </w:rPr>
              <w:instrText xml:space="preserve"> PAGEREF _Toc227762382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83" w:history="1">
            <w:r w:rsidR="004A68FC" w:rsidRPr="00204E2F">
              <w:rPr>
                <w:rStyle w:val="Hyperlink"/>
                <w:rFonts w:ascii="Times New Roman" w:hAnsi="Times New Roman" w:cs="Times New Roman"/>
                <w:bCs/>
                <w:noProof/>
              </w:rPr>
              <w:t>Completed/Notes</w:t>
            </w:r>
            <w:r w:rsidR="004A68FC">
              <w:rPr>
                <w:noProof/>
                <w:webHidden/>
              </w:rPr>
              <w:tab/>
            </w:r>
            <w:r>
              <w:rPr>
                <w:noProof/>
                <w:webHidden/>
              </w:rPr>
              <w:fldChar w:fldCharType="begin"/>
            </w:r>
            <w:r w:rsidR="004A68FC">
              <w:rPr>
                <w:noProof/>
                <w:webHidden/>
              </w:rPr>
              <w:instrText xml:space="preserve"> PAGEREF _Toc227762383 \h </w:instrText>
            </w:r>
            <w:r>
              <w:rPr>
                <w:noProof/>
                <w:webHidden/>
              </w:rPr>
            </w:r>
            <w:r>
              <w:rPr>
                <w:noProof/>
                <w:webHidden/>
              </w:rPr>
              <w:fldChar w:fldCharType="separate"/>
            </w:r>
            <w:r w:rsidR="004A68FC">
              <w:rPr>
                <w:noProof/>
                <w:webHidden/>
              </w:rPr>
              <w:t>54</w:t>
            </w:r>
            <w:r>
              <w:rPr>
                <w:noProof/>
                <w:webHidden/>
              </w:rPr>
              <w:fldChar w:fldCharType="end"/>
            </w:r>
          </w:hyperlink>
        </w:p>
        <w:p w:rsidR="004A68FC" w:rsidRDefault="008A147A">
          <w:pPr>
            <w:pStyle w:val="TOC2"/>
            <w:tabs>
              <w:tab w:val="right" w:leader="dot" w:pos="9016"/>
            </w:tabs>
            <w:rPr>
              <w:noProof/>
            </w:rPr>
          </w:pPr>
          <w:hyperlink w:anchor="_Toc227762384" w:history="1">
            <w:r w:rsidR="004A68FC" w:rsidRPr="00204E2F">
              <w:rPr>
                <w:rStyle w:val="Hyperlink"/>
                <w:rFonts w:ascii="Times New Roman" w:hAnsi="Times New Roman" w:cs="Times New Roman"/>
                <w:bCs/>
                <w:noProof/>
              </w:rPr>
              <w:t>APPENDIX E - TEST COVERAGE REPORT</w:t>
            </w:r>
            <w:r w:rsidR="004A68FC">
              <w:rPr>
                <w:noProof/>
                <w:webHidden/>
              </w:rPr>
              <w:tab/>
            </w:r>
            <w:r>
              <w:rPr>
                <w:noProof/>
                <w:webHidden/>
              </w:rPr>
              <w:fldChar w:fldCharType="begin"/>
            </w:r>
            <w:r w:rsidR="004A68FC">
              <w:rPr>
                <w:noProof/>
                <w:webHidden/>
              </w:rPr>
              <w:instrText xml:space="preserve"> PAGEREF _Toc227762384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85" w:history="1">
            <w:r w:rsidR="004A68FC" w:rsidRPr="00204E2F">
              <w:rPr>
                <w:rStyle w:val="Hyperlink"/>
                <w:rFonts w:ascii="Times New Roman" w:hAnsi="Times New Roman" w:cs="Times New Roman"/>
                <w:bCs/>
                <w:noProof/>
              </w:rPr>
              <w:t>Module</w:t>
            </w:r>
            <w:r w:rsidR="004A68FC">
              <w:rPr>
                <w:noProof/>
                <w:webHidden/>
              </w:rPr>
              <w:tab/>
            </w:r>
            <w:r>
              <w:rPr>
                <w:noProof/>
                <w:webHidden/>
              </w:rPr>
              <w:fldChar w:fldCharType="begin"/>
            </w:r>
            <w:r w:rsidR="004A68FC">
              <w:rPr>
                <w:noProof/>
                <w:webHidden/>
              </w:rPr>
              <w:instrText xml:space="preserve"> PAGEREF _Toc227762385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86" w:history="1">
            <w:r w:rsidR="004A68FC" w:rsidRPr="00204E2F">
              <w:rPr>
                <w:rStyle w:val="Hyperlink"/>
                <w:rFonts w:ascii="Times New Roman" w:hAnsi="Times New Roman" w:cs="Times New Roman"/>
                <w:bCs/>
                <w:noProof/>
              </w:rPr>
              <w:t>Coverage</w:t>
            </w:r>
            <w:r w:rsidR="004A68FC">
              <w:rPr>
                <w:noProof/>
                <w:webHidden/>
              </w:rPr>
              <w:tab/>
            </w:r>
            <w:r>
              <w:rPr>
                <w:noProof/>
                <w:webHidden/>
              </w:rPr>
              <w:fldChar w:fldCharType="begin"/>
            </w:r>
            <w:r w:rsidR="004A68FC">
              <w:rPr>
                <w:noProof/>
                <w:webHidden/>
              </w:rPr>
              <w:instrText xml:space="preserve"> PAGEREF _Toc227762386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87" w:history="1">
            <w:r w:rsidR="004A68FC" w:rsidRPr="00204E2F">
              <w:rPr>
                <w:rStyle w:val="Hyperlink"/>
                <w:rFonts w:ascii="Times New Roman" w:hAnsi="Times New Roman" w:cs="Times New Roman"/>
                <w:bCs/>
                <w:noProof/>
              </w:rPr>
              <w:t>Notes</w:t>
            </w:r>
            <w:r w:rsidR="004A68FC">
              <w:rPr>
                <w:noProof/>
                <w:webHidden/>
              </w:rPr>
              <w:tab/>
            </w:r>
            <w:r>
              <w:rPr>
                <w:noProof/>
                <w:webHidden/>
              </w:rPr>
              <w:fldChar w:fldCharType="begin"/>
            </w:r>
            <w:r w:rsidR="004A68FC">
              <w:rPr>
                <w:noProof/>
                <w:webHidden/>
              </w:rPr>
              <w:instrText xml:space="preserve"> PAGEREF _Toc227762387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88" w:history="1">
            <w:r w:rsidR="004A68FC" w:rsidRPr="00204E2F">
              <w:rPr>
                <w:rStyle w:val="Hyperlink"/>
                <w:rFonts w:ascii="Times New Roman" w:hAnsi="Times New Roman" w:cs="Times New Roman"/>
                <w:bCs/>
                <w:noProof/>
              </w:rPr>
              <w:t>Overall</w:t>
            </w:r>
            <w:r w:rsidR="004A68FC">
              <w:rPr>
                <w:noProof/>
                <w:webHidden/>
              </w:rPr>
              <w:tab/>
            </w:r>
            <w:r>
              <w:rPr>
                <w:noProof/>
                <w:webHidden/>
              </w:rPr>
              <w:fldChar w:fldCharType="begin"/>
            </w:r>
            <w:r w:rsidR="004A68FC">
              <w:rPr>
                <w:noProof/>
                <w:webHidden/>
              </w:rPr>
              <w:instrText xml:space="preserve"> PAGEREF _Toc227762388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89" w:history="1">
            <w:r w:rsidR="004A68FC" w:rsidRPr="00204E2F">
              <w:rPr>
                <w:rStyle w:val="Hyperlink"/>
                <w:rFonts w:ascii="Times New Roman" w:hAnsi="Times New Roman" w:cs="Times New Roman"/>
                <w:bCs/>
                <w:noProof/>
              </w:rPr>
              <w:t>91%</w:t>
            </w:r>
            <w:r w:rsidR="004A68FC">
              <w:rPr>
                <w:noProof/>
                <w:webHidden/>
              </w:rPr>
              <w:tab/>
            </w:r>
            <w:r>
              <w:rPr>
                <w:noProof/>
                <w:webHidden/>
              </w:rPr>
              <w:fldChar w:fldCharType="begin"/>
            </w:r>
            <w:r w:rsidR="004A68FC">
              <w:rPr>
                <w:noProof/>
                <w:webHidden/>
              </w:rPr>
              <w:instrText xml:space="preserve"> PAGEREF _Toc227762389 \h </w:instrText>
            </w:r>
            <w:r>
              <w:rPr>
                <w:noProof/>
                <w:webHidden/>
              </w:rPr>
            </w:r>
            <w:r>
              <w:rPr>
                <w:noProof/>
                <w:webHidden/>
              </w:rPr>
              <w:fldChar w:fldCharType="separate"/>
            </w:r>
            <w:r w:rsidR="004A68FC">
              <w:rPr>
                <w:noProof/>
                <w:webHidden/>
              </w:rPr>
              <w:t>55</w:t>
            </w:r>
            <w:r>
              <w:rPr>
                <w:noProof/>
                <w:webHidden/>
              </w:rPr>
              <w:fldChar w:fldCharType="end"/>
            </w:r>
          </w:hyperlink>
        </w:p>
        <w:p w:rsidR="004A68FC" w:rsidRDefault="008A147A">
          <w:pPr>
            <w:pStyle w:val="TOC2"/>
            <w:tabs>
              <w:tab w:val="right" w:leader="dot" w:pos="9016"/>
            </w:tabs>
            <w:rPr>
              <w:noProof/>
            </w:rPr>
          </w:pPr>
          <w:hyperlink w:anchor="_Toc227762390" w:history="1">
            <w:r w:rsidR="004A68FC" w:rsidRPr="00204E2F">
              <w:rPr>
                <w:rStyle w:val="Hyperlink"/>
                <w:rFonts w:ascii="Times New Roman" w:hAnsi="Times New Roman" w:cs="Times New Roman"/>
                <w:bCs/>
                <w:noProof/>
              </w:rPr>
              <w:t>APPENDIX F - PERFORMANCE BENCHMARK RESULTS</w:t>
            </w:r>
            <w:r w:rsidR="004A68FC">
              <w:rPr>
                <w:noProof/>
                <w:webHidden/>
              </w:rPr>
              <w:tab/>
            </w:r>
            <w:r>
              <w:rPr>
                <w:noProof/>
                <w:webHidden/>
              </w:rPr>
              <w:fldChar w:fldCharType="begin"/>
            </w:r>
            <w:r w:rsidR="004A68FC">
              <w:rPr>
                <w:noProof/>
                <w:webHidden/>
              </w:rPr>
              <w:instrText xml:space="preserve"> PAGEREF _Toc227762390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1" w:history="1">
            <w:r w:rsidR="004A68FC" w:rsidRPr="00204E2F">
              <w:rPr>
                <w:rStyle w:val="Hyperlink"/>
                <w:rFonts w:ascii="Times New Roman" w:hAnsi="Times New Roman" w:cs="Times New Roman"/>
                <w:bCs/>
                <w:noProof/>
              </w:rPr>
              <w:t>Dataset Size</w:t>
            </w:r>
            <w:r w:rsidR="004A68FC">
              <w:rPr>
                <w:noProof/>
                <w:webHidden/>
              </w:rPr>
              <w:tab/>
            </w:r>
            <w:r>
              <w:rPr>
                <w:noProof/>
                <w:webHidden/>
              </w:rPr>
              <w:fldChar w:fldCharType="begin"/>
            </w:r>
            <w:r w:rsidR="004A68FC">
              <w:rPr>
                <w:noProof/>
                <w:webHidden/>
              </w:rPr>
              <w:instrText xml:space="preserve"> PAGEREF _Toc227762391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2" w:history="1">
            <w:r w:rsidR="004A68FC" w:rsidRPr="00204E2F">
              <w:rPr>
                <w:rStyle w:val="Hyperlink"/>
                <w:rFonts w:ascii="Times New Roman" w:hAnsi="Times New Roman" w:cs="Times New Roman"/>
                <w:bCs/>
                <w:noProof/>
              </w:rPr>
              <w:t>Rows</w:t>
            </w:r>
            <w:r w:rsidR="004A68FC">
              <w:rPr>
                <w:noProof/>
                <w:webHidden/>
              </w:rPr>
              <w:tab/>
            </w:r>
            <w:r>
              <w:rPr>
                <w:noProof/>
                <w:webHidden/>
              </w:rPr>
              <w:fldChar w:fldCharType="begin"/>
            </w:r>
            <w:r w:rsidR="004A68FC">
              <w:rPr>
                <w:noProof/>
                <w:webHidden/>
              </w:rPr>
              <w:instrText xml:space="preserve"> PAGEREF _Toc227762392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3" w:history="1">
            <w:r w:rsidR="004A68FC" w:rsidRPr="00204E2F">
              <w:rPr>
                <w:rStyle w:val="Hyperlink"/>
                <w:rFonts w:ascii="Times New Roman" w:hAnsi="Times New Roman" w:cs="Times New Roman"/>
                <w:bCs/>
                <w:noProof/>
              </w:rPr>
              <w:t>Ingest (s)</w:t>
            </w:r>
            <w:r w:rsidR="004A68FC">
              <w:rPr>
                <w:noProof/>
                <w:webHidden/>
              </w:rPr>
              <w:tab/>
            </w:r>
            <w:r>
              <w:rPr>
                <w:noProof/>
                <w:webHidden/>
              </w:rPr>
              <w:fldChar w:fldCharType="begin"/>
            </w:r>
            <w:r w:rsidR="004A68FC">
              <w:rPr>
                <w:noProof/>
                <w:webHidden/>
              </w:rPr>
              <w:instrText xml:space="preserve"> PAGEREF _Toc227762393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4" w:history="1">
            <w:r w:rsidR="004A68FC" w:rsidRPr="00204E2F">
              <w:rPr>
                <w:rStyle w:val="Hyperlink"/>
                <w:rFonts w:ascii="Times New Roman" w:hAnsi="Times New Roman" w:cs="Times New Roman"/>
                <w:bCs/>
                <w:noProof/>
              </w:rPr>
              <w:t>Clean (s)</w:t>
            </w:r>
            <w:r w:rsidR="004A68FC">
              <w:rPr>
                <w:noProof/>
                <w:webHidden/>
              </w:rPr>
              <w:tab/>
            </w:r>
            <w:r>
              <w:rPr>
                <w:noProof/>
                <w:webHidden/>
              </w:rPr>
              <w:fldChar w:fldCharType="begin"/>
            </w:r>
            <w:r w:rsidR="004A68FC">
              <w:rPr>
                <w:noProof/>
                <w:webHidden/>
              </w:rPr>
              <w:instrText xml:space="preserve"> PAGEREF _Toc227762394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5" w:history="1">
            <w:r w:rsidR="004A68FC" w:rsidRPr="00204E2F">
              <w:rPr>
                <w:rStyle w:val="Hyperlink"/>
                <w:rFonts w:ascii="Times New Roman" w:hAnsi="Times New Roman" w:cs="Times New Roman"/>
                <w:bCs/>
                <w:noProof/>
              </w:rPr>
              <w:t>Analyze (s)</w:t>
            </w:r>
            <w:r w:rsidR="004A68FC">
              <w:rPr>
                <w:noProof/>
                <w:webHidden/>
              </w:rPr>
              <w:tab/>
            </w:r>
            <w:r>
              <w:rPr>
                <w:noProof/>
                <w:webHidden/>
              </w:rPr>
              <w:fldChar w:fldCharType="begin"/>
            </w:r>
            <w:r w:rsidR="004A68FC">
              <w:rPr>
                <w:noProof/>
                <w:webHidden/>
              </w:rPr>
              <w:instrText xml:space="preserve"> PAGEREF _Toc227762395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6" w:history="1">
            <w:r w:rsidR="004A68FC" w:rsidRPr="00204E2F">
              <w:rPr>
                <w:rStyle w:val="Hyperlink"/>
                <w:rFonts w:ascii="Times New Roman" w:hAnsi="Times New Roman" w:cs="Times New Roman"/>
                <w:bCs/>
                <w:noProof/>
              </w:rPr>
              <w:t>Visualize (s)</w:t>
            </w:r>
            <w:r w:rsidR="004A68FC">
              <w:rPr>
                <w:noProof/>
                <w:webHidden/>
              </w:rPr>
              <w:tab/>
            </w:r>
            <w:r>
              <w:rPr>
                <w:noProof/>
                <w:webHidden/>
              </w:rPr>
              <w:fldChar w:fldCharType="begin"/>
            </w:r>
            <w:r w:rsidR="004A68FC">
              <w:rPr>
                <w:noProof/>
                <w:webHidden/>
              </w:rPr>
              <w:instrText xml:space="preserve"> PAGEREF _Toc227762396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7" w:history="1">
            <w:r w:rsidR="004A68FC" w:rsidRPr="00204E2F">
              <w:rPr>
                <w:rStyle w:val="Hyperlink"/>
                <w:rFonts w:ascii="Times New Roman" w:hAnsi="Times New Roman" w:cs="Times New Roman"/>
                <w:bCs/>
                <w:noProof/>
              </w:rPr>
              <w:t>Report (s)</w:t>
            </w:r>
            <w:r w:rsidR="004A68FC">
              <w:rPr>
                <w:noProof/>
                <w:webHidden/>
              </w:rPr>
              <w:tab/>
            </w:r>
            <w:r>
              <w:rPr>
                <w:noProof/>
                <w:webHidden/>
              </w:rPr>
              <w:fldChar w:fldCharType="begin"/>
            </w:r>
            <w:r w:rsidR="004A68FC">
              <w:rPr>
                <w:noProof/>
                <w:webHidden/>
              </w:rPr>
              <w:instrText xml:space="preserve"> PAGEREF _Toc227762397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8" w:history="1">
            <w:r w:rsidR="004A68FC" w:rsidRPr="00204E2F">
              <w:rPr>
                <w:rStyle w:val="Hyperlink"/>
                <w:rFonts w:ascii="Times New Roman" w:hAnsi="Times New Roman" w:cs="Times New Roman"/>
                <w:bCs/>
                <w:noProof/>
              </w:rPr>
              <w:t>APPENDIX G - PRE-DEPLOYMENT CHECKLIST</w:t>
            </w:r>
            <w:r w:rsidR="004A68FC">
              <w:rPr>
                <w:noProof/>
                <w:webHidden/>
              </w:rPr>
              <w:tab/>
            </w:r>
            <w:r>
              <w:rPr>
                <w:noProof/>
                <w:webHidden/>
              </w:rPr>
              <w:fldChar w:fldCharType="begin"/>
            </w:r>
            <w:r w:rsidR="004A68FC">
              <w:rPr>
                <w:noProof/>
                <w:webHidden/>
              </w:rPr>
              <w:instrText xml:space="preserve"> PAGEREF _Toc227762398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399" w:history="1">
            <w:r w:rsidR="004A68FC" w:rsidRPr="00204E2F">
              <w:rPr>
                <w:rStyle w:val="Hyperlink"/>
                <w:rFonts w:ascii="Times New Roman" w:hAnsi="Times New Roman" w:cs="Times New Roman"/>
                <w:bCs/>
                <w:noProof/>
              </w:rPr>
              <w:t>Environment Setup</w:t>
            </w:r>
            <w:r w:rsidR="004A68FC">
              <w:rPr>
                <w:noProof/>
                <w:webHidden/>
              </w:rPr>
              <w:tab/>
            </w:r>
            <w:r>
              <w:rPr>
                <w:noProof/>
                <w:webHidden/>
              </w:rPr>
              <w:fldChar w:fldCharType="begin"/>
            </w:r>
            <w:r w:rsidR="004A68FC">
              <w:rPr>
                <w:noProof/>
                <w:webHidden/>
              </w:rPr>
              <w:instrText xml:space="preserve"> PAGEREF _Toc227762399 \h </w:instrText>
            </w:r>
            <w:r>
              <w:rPr>
                <w:noProof/>
                <w:webHidden/>
              </w:rPr>
            </w:r>
            <w:r>
              <w:rPr>
                <w:noProof/>
                <w:webHidden/>
              </w:rPr>
              <w:fldChar w:fldCharType="separate"/>
            </w:r>
            <w:r w:rsidR="004A68FC">
              <w:rPr>
                <w:noProof/>
                <w:webHidden/>
              </w:rPr>
              <w:t>56</w:t>
            </w:r>
            <w:r>
              <w:rPr>
                <w:noProof/>
                <w:webHidden/>
              </w:rPr>
              <w:fldChar w:fldCharType="end"/>
            </w:r>
          </w:hyperlink>
        </w:p>
        <w:p w:rsidR="004A68FC" w:rsidRDefault="008A147A">
          <w:pPr>
            <w:pStyle w:val="TOC2"/>
            <w:tabs>
              <w:tab w:val="right" w:leader="dot" w:pos="9016"/>
            </w:tabs>
            <w:rPr>
              <w:noProof/>
            </w:rPr>
          </w:pPr>
          <w:hyperlink w:anchor="_Toc227762400" w:history="1">
            <w:r w:rsidR="004A68FC" w:rsidRPr="00204E2F">
              <w:rPr>
                <w:rStyle w:val="Hyperlink"/>
                <w:rFonts w:ascii="Times New Roman" w:hAnsi="Times New Roman" w:cs="Times New Roman"/>
                <w:bCs/>
                <w:noProof/>
              </w:rPr>
              <w:t>Configuration</w:t>
            </w:r>
            <w:r w:rsidR="004A68FC">
              <w:rPr>
                <w:noProof/>
                <w:webHidden/>
              </w:rPr>
              <w:tab/>
            </w:r>
            <w:r>
              <w:rPr>
                <w:noProof/>
                <w:webHidden/>
              </w:rPr>
              <w:fldChar w:fldCharType="begin"/>
            </w:r>
            <w:r w:rsidR="004A68FC">
              <w:rPr>
                <w:noProof/>
                <w:webHidden/>
              </w:rPr>
              <w:instrText xml:space="preserve"> PAGEREF _Toc227762400 \h </w:instrText>
            </w:r>
            <w:r>
              <w:rPr>
                <w:noProof/>
                <w:webHidden/>
              </w:rPr>
            </w:r>
            <w:r>
              <w:rPr>
                <w:noProof/>
                <w:webHidden/>
              </w:rPr>
              <w:fldChar w:fldCharType="separate"/>
            </w:r>
            <w:r w:rsidR="004A68FC">
              <w:rPr>
                <w:noProof/>
                <w:webHidden/>
              </w:rPr>
              <w:t>57</w:t>
            </w:r>
            <w:r>
              <w:rPr>
                <w:noProof/>
                <w:webHidden/>
              </w:rPr>
              <w:fldChar w:fldCharType="end"/>
            </w:r>
          </w:hyperlink>
        </w:p>
        <w:p w:rsidR="004A68FC" w:rsidRDefault="008A147A">
          <w:pPr>
            <w:pStyle w:val="TOC2"/>
            <w:tabs>
              <w:tab w:val="right" w:leader="dot" w:pos="9016"/>
            </w:tabs>
            <w:rPr>
              <w:noProof/>
            </w:rPr>
          </w:pPr>
          <w:hyperlink w:anchor="_Toc227762401" w:history="1">
            <w:r w:rsidR="004A68FC" w:rsidRPr="00204E2F">
              <w:rPr>
                <w:rStyle w:val="Hyperlink"/>
                <w:rFonts w:ascii="Times New Roman" w:hAnsi="Times New Roman" w:cs="Times New Roman"/>
                <w:bCs/>
                <w:noProof/>
              </w:rPr>
              <w:t>Security</w:t>
            </w:r>
            <w:r w:rsidR="004A68FC">
              <w:rPr>
                <w:noProof/>
                <w:webHidden/>
              </w:rPr>
              <w:tab/>
            </w:r>
            <w:r>
              <w:rPr>
                <w:noProof/>
                <w:webHidden/>
              </w:rPr>
              <w:fldChar w:fldCharType="begin"/>
            </w:r>
            <w:r w:rsidR="004A68FC">
              <w:rPr>
                <w:noProof/>
                <w:webHidden/>
              </w:rPr>
              <w:instrText xml:space="preserve"> PAGEREF _Toc227762401 \h </w:instrText>
            </w:r>
            <w:r>
              <w:rPr>
                <w:noProof/>
                <w:webHidden/>
              </w:rPr>
            </w:r>
            <w:r>
              <w:rPr>
                <w:noProof/>
                <w:webHidden/>
              </w:rPr>
              <w:fldChar w:fldCharType="separate"/>
            </w:r>
            <w:r w:rsidR="004A68FC">
              <w:rPr>
                <w:noProof/>
                <w:webHidden/>
              </w:rPr>
              <w:t>57</w:t>
            </w:r>
            <w:r>
              <w:rPr>
                <w:noProof/>
                <w:webHidden/>
              </w:rPr>
              <w:fldChar w:fldCharType="end"/>
            </w:r>
          </w:hyperlink>
        </w:p>
        <w:p w:rsidR="004A68FC" w:rsidRDefault="008A147A">
          <w:pPr>
            <w:pStyle w:val="TOC2"/>
            <w:tabs>
              <w:tab w:val="right" w:leader="dot" w:pos="9016"/>
            </w:tabs>
            <w:rPr>
              <w:noProof/>
            </w:rPr>
          </w:pPr>
          <w:hyperlink w:anchor="_Toc227762402" w:history="1">
            <w:r w:rsidR="004A68FC" w:rsidRPr="00204E2F">
              <w:rPr>
                <w:rStyle w:val="Hyperlink"/>
                <w:rFonts w:ascii="Times New Roman" w:hAnsi="Times New Roman" w:cs="Times New Roman"/>
                <w:bCs/>
                <w:noProof/>
              </w:rPr>
              <w:t>Operations</w:t>
            </w:r>
            <w:r w:rsidR="004A68FC">
              <w:rPr>
                <w:noProof/>
                <w:webHidden/>
              </w:rPr>
              <w:tab/>
            </w:r>
            <w:r>
              <w:rPr>
                <w:noProof/>
                <w:webHidden/>
              </w:rPr>
              <w:fldChar w:fldCharType="begin"/>
            </w:r>
            <w:r w:rsidR="004A68FC">
              <w:rPr>
                <w:noProof/>
                <w:webHidden/>
              </w:rPr>
              <w:instrText xml:space="preserve"> PAGEREF _Toc227762402 \h </w:instrText>
            </w:r>
            <w:r>
              <w:rPr>
                <w:noProof/>
                <w:webHidden/>
              </w:rPr>
            </w:r>
            <w:r>
              <w:rPr>
                <w:noProof/>
                <w:webHidden/>
              </w:rPr>
              <w:fldChar w:fldCharType="separate"/>
            </w:r>
            <w:r w:rsidR="004A68FC">
              <w:rPr>
                <w:noProof/>
                <w:webHidden/>
              </w:rPr>
              <w:t>57</w:t>
            </w:r>
            <w:r>
              <w:rPr>
                <w:noProof/>
                <w:webHidden/>
              </w:rPr>
              <w:fldChar w:fldCharType="end"/>
            </w:r>
          </w:hyperlink>
        </w:p>
        <w:p w:rsidR="004A68FC" w:rsidRDefault="008A147A">
          <w:pPr>
            <w:pStyle w:val="TOC2"/>
            <w:tabs>
              <w:tab w:val="right" w:leader="dot" w:pos="9016"/>
            </w:tabs>
            <w:rPr>
              <w:noProof/>
            </w:rPr>
          </w:pPr>
          <w:hyperlink w:anchor="_Toc227762403" w:history="1">
            <w:r w:rsidR="004A68FC" w:rsidRPr="00204E2F">
              <w:rPr>
                <w:rStyle w:val="Hyperlink"/>
                <w:rFonts w:ascii="Times New Roman" w:hAnsi="Times New Roman" w:cs="Times New Roman"/>
                <w:bCs/>
                <w:noProof/>
              </w:rPr>
              <w:t>WEBSITE - DataVizStoryLine Web Application</w:t>
            </w:r>
            <w:r w:rsidR="004A68FC">
              <w:rPr>
                <w:noProof/>
                <w:webHidden/>
              </w:rPr>
              <w:tab/>
            </w:r>
            <w:r>
              <w:rPr>
                <w:noProof/>
                <w:webHidden/>
              </w:rPr>
              <w:fldChar w:fldCharType="begin"/>
            </w:r>
            <w:r w:rsidR="004A68FC">
              <w:rPr>
                <w:noProof/>
                <w:webHidden/>
              </w:rPr>
              <w:instrText xml:space="preserve"> PAGEREF _Toc227762403 \h </w:instrText>
            </w:r>
            <w:r>
              <w:rPr>
                <w:noProof/>
                <w:webHidden/>
              </w:rPr>
            </w:r>
            <w:r>
              <w:rPr>
                <w:noProof/>
                <w:webHidden/>
              </w:rPr>
              <w:fldChar w:fldCharType="separate"/>
            </w:r>
            <w:r w:rsidR="004A68FC">
              <w:rPr>
                <w:noProof/>
                <w:webHidden/>
              </w:rPr>
              <w:t>57</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04" w:history="1">
            <w:r w:rsidR="004A68FC" w:rsidRPr="00204E2F">
              <w:rPr>
                <w:rStyle w:val="Hyperlink"/>
                <w:rFonts w:ascii="Times New Roman" w:eastAsia="Times New Roman" w:hAnsi="Times New Roman" w:cs="Times New Roman"/>
                <w:noProof/>
                <w:lang w:eastAsia="en-IN"/>
              </w:rPr>
              <w:t>Chapter 12:</w:t>
            </w:r>
            <w:r w:rsidR="004A68FC">
              <w:rPr>
                <w:noProof/>
                <w:webHidden/>
              </w:rPr>
              <w:tab/>
            </w:r>
            <w:r>
              <w:rPr>
                <w:noProof/>
                <w:webHidden/>
              </w:rPr>
              <w:fldChar w:fldCharType="begin"/>
            </w:r>
            <w:r w:rsidR="004A68FC">
              <w:rPr>
                <w:noProof/>
                <w:webHidden/>
              </w:rPr>
              <w:instrText xml:space="preserve"> PAGEREF _Toc227762404 \h </w:instrText>
            </w:r>
            <w:r>
              <w:rPr>
                <w:noProof/>
                <w:webHidden/>
              </w:rPr>
            </w:r>
            <w:r>
              <w:rPr>
                <w:noProof/>
                <w:webHidden/>
              </w:rPr>
              <w:fldChar w:fldCharType="separate"/>
            </w:r>
            <w:r w:rsidR="004A68FC">
              <w:rPr>
                <w:noProof/>
                <w:webHidden/>
              </w:rPr>
              <w:t>58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05" w:history="1">
            <w:r w:rsidR="004A68FC" w:rsidRPr="00204E2F">
              <w:rPr>
                <w:rStyle w:val="Hyperlink"/>
                <w:noProof/>
              </w:rPr>
              <w:t>WEBSITE - Expected Dataset Format</w:t>
            </w:r>
            <w:r w:rsidR="004A68FC">
              <w:rPr>
                <w:noProof/>
                <w:webHidden/>
              </w:rPr>
              <w:tab/>
            </w:r>
            <w:r>
              <w:rPr>
                <w:noProof/>
                <w:webHidden/>
              </w:rPr>
              <w:fldChar w:fldCharType="begin"/>
            </w:r>
            <w:r w:rsidR="004A68FC">
              <w:rPr>
                <w:noProof/>
                <w:webHidden/>
              </w:rPr>
              <w:instrText xml:space="preserve"> PAGEREF _Toc227762405 \h </w:instrText>
            </w:r>
            <w:r>
              <w:rPr>
                <w:noProof/>
                <w:webHidden/>
              </w:rPr>
            </w:r>
            <w:r>
              <w:rPr>
                <w:noProof/>
                <w:webHidden/>
              </w:rPr>
              <w:fldChar w:fldCharType="separate"/>
            </w:r>
            <w:r w:rsidR="004A68FC">
              <w:rPr>
                <w:noProof/>
                <w:webHidden/>
              </w:rPr>
              <w:t>58</w:t>
            </w:r>
            <w:r>
              <w:rPr>
                <w:noProof/>
                <w:webHidden/>
              </w:rPr>
              <w:fldChar w:fldCharType="end"/>
            </w:r>
          </w:hyperlink>
        </w:p>
        <w:p w:rsidR="004A68FC" w:rsidRDefault="008A147A">
          <w:pPr>
            <w:pStyle w:val="TOC2"/>
            <w:tabs>
              <w:tab w:val="right" w:leader="dot" w:pos="9016"/>
            </w:tabs>
            <w:rPr>
              <w:noProof/>
            </w:rPr>
          </w:pPr>
          <w:hyperlink w:anchor="_Toc227762406" w:history="1">
            <w:r w:rsidR="004A68FC" w:rsidRPr="00204E2F">
              <w:rPr>
                <w:rStyle w:val="Hyperlink"/>
                <w:rFonts w:ascii="Times New Roman" w:hAnsi="Times New Roman" w:cs="Times New Roman"/>
                <w:bCs/>
                <w:noProof/>
              </w:rPr>
              <w:t>WEBSITE - File Upload and Pipeline Trigger</w:t>
            </w:r>
            <w:r w:rsidR="004A68FC">
              <w:rPr>
                <w:noProof/>
                <w:webHidden/>
              </w:rPr>
              <w:tab/>
            </w:r>
            <w:r>
              <w:rPr>
                <w:noProof/>
                <w:webHidden/>
              </w:rPr>
              <w:fldChar w:fldCharType="begin"/>
            </w:r>
            <w:r w:rsidR="004A68FC">
              <w:rPr>
                <w:noProof/>
                <w:webHidden/>
              </w:rPr>
              <w:instrText xml:space="preserve"> PAGEREF _Toc227762406 \h </w:instrText>
            </w:r>
            <w:r>
              <w:rPr>
                <w:noProof/>
                <w:webHidden/>
              </w:rPr>
            </w:r>
            <w:r>
              <w:rPr>
                <w:noProof/>
                <w:webHidden/>
              </w:rPr>
              <w:fldChar w:fldCharType="separate"/>
            </w:r>
            <w:r w:rsidR="004A68FC">
              <w:rPr>
                <w:noProof/>
                <w:webHidden/>
              </w:rPr>
              <w:t>59</w:t>
            </w:r>
            <w:r>
              <w:rPr>
                <w:noProof/>
                <w:webHidden/>
              </w:rPr>
              <w:fldChar w:fldCharType="end"/>
            </w:r>
          </w:hyperlink>
        </w:p>
        <w:p w:rsidR="004A68FC" w:rsidRDefault="008A147A">
          <w:pPr>
            <w:pStyle w:val="TOC2"/>
            <w:tabs>
              <w:tab w:val="right" w:leader="dot" w:pos="9016"/>
            </w:tabs>
            <w:rPr>
              <w:noProof/>
            </w:rPr>
          </w:pPr>
          <w:hyperlink w:anchor="_Toc227762407" w:history="1">
            <w:r w:rsidR="004A68FC" w:rsidRPr="00204E2F">
              <w:rPr>
                <w:rStyle w:val="Hyperlink"/>
                <w:rFonts w:ascii="Times New Roman" w:hAnsi="Times New Roman" w:cs="Times New Roman"/>
                <w:bCs/>
                <w:noProof/>
              </w:rPr>
              <w:t>WEBSITE - Analysis Results Page and Executive Summary</w:t>
            </w:r>
            <w:r w:rsidR="004A68FC">
              <w:rPr>
                <w:noProof/>
                <w:webHidden/>
              </w:rPr>
              <w:tab/>
            </w:r>
            <w:r>
              <w:rPr>
                <w:noProof/>
                <w:webHidden/>
              </w:rPr>
              <w:fldChar w:fldCharType="begin"/>
            </w:r>
            <w:r w:rsidR="004A68FC">
              <w:rPr>
                <w:noProof/>
                <w:webHidden/>
              </w:rPr>
              <w:instrText xml:space="preserve"> PAGEREF _Toc227762407 \h </w:instrText>
            </w:r>
            <w:r>
              <w:rPr>
                <w:noProof/>
                <w:webHidden/>
              </w:rPr>
            </w:r>
            <w:r>
              <w:rPr>
                <w:noProof/>
                <w:webHidden/>
              </w:rPr>
              <w:fldChar w:fldCharType="separate"/>
            </w:r>
            <w:r w:rsidR="004A68FC">
              <w:rPr>
                <w:noProof/>
                <w:webHidden/>
              </w:rPr>
              <w:t>60</w:t>
            </w:r>
            <w:r>
              <w:rPr>
                <w:noProof/>
                <w:webHidden/>
              </w:rPr>
              <w:fldChar w:fldCharType="end"/>
            </w:r>
          </w:hyperlink>
        </w:p>
        <w:p w:rsidR="004A68FC" w:rsidRDefault="008A147A">
          <w:pPr>
            <w:pStyle w:val="TOC2"/>
            <w:tabs>
              <w:tab w:val="right" w:leader="dot" w:pos="9016"/>
            </w:tabs>
            <w:rPr>
              <w:noProof/>
            </w:rPr>
          </w:pPr>
          <w:hyperlink w:anchor="_Toc227762408" w:history="1">
            <w:r w:rsidR="004A68FC" w:rsidRPr="00204E2F">
              <w:rPr>
                <w:rStyle w:val="Hyperlink"/>
                <w:rFonts w:ascii="Times New Roman" w:hAnsi="Times New Roman" w:cs="Times New Roman"/>
                <w:bCs/>
                <w:noProof/>
              </w:rPr>
              <w:t>WEBSITE - Visualizations and Insights (Charts 01-02)</w:t>
            </w:r>
            <w:r w:rsidR="004A68FC">
              <w:rPr>
                <w:noProof/>
                <w:webHidden/>
              </w:rPr>
              <w:tab/>
            </w:r>
            <w:r>
              <w:rPr>
                <w:noProof/>
                <w:webHidden/>
              </w:rPr>
              <w:fldChar w:fldCharType="begin"/>
            </w:r>
            <w:r w:rsidR="004A68FC">
              <w:rPr>
                <w:noProof/>
                <w:webHidden/>
              </w:rPr>
              <w:instrText xml:space="preserve"> PAGEREF _Toc227762408 \h </w:instrText>
            </w:r>
            <w:r>
              <w:rPr>
                <w:noProof/>
                <w:webHidden/>
              </w:rPr>
            </w:r>
            <w:r>
              <w:rPr>
                <w:noProof/>
                <w:webHidden/>
              </w:rPr>
              <w:fldChar w:fldCharType="separate"/>
            </w:r>
            <w:r w:rsidR="004A68FC">
              <w:rPr>
                <w:noProof/>
                <w:webHidden/>
              </w:rPr>
              <w:t>61</w:t>
            </w:r>
            <w:r>
              <w:rPr>
                <w:noProof/>
                <w:webHidden/>
              </w:rPr>
              <w:fldChar w:fldCharType="end"/>
            </w:r>
          </w:hyperlink>
        </w:p>
        <w:p w:rsidR="004A68FC" w:rsidRDefault="008A147A">
          <w:pPr>
            <w:pStyle w:val="TOC2"/>
            <w:tabs>
              <w:tab w:val="right" w:leader="dot" w:pos="9016"/>
            </w:tabs>
            <w:rPr>
              <w:noProof/>
            </w:rPr>
          </w:pPr>
          <w:hyperlink w:anchor="_Toc227762409" w:history="1">
            <w:r w:rsidR="004A68FC" w:rsidRPr="00204E2F">
              <w:rPr>
                <w:rStyle w:val="Hyperlink"/>
                <w:rFonts w:ascii="Times New Roman" w:hAnsi="Times New Roman" w:cs="Times New Roman"/>
                <w:bCs/>
                <w:noProof/>
              </w:rPr>
              <w:t>WEBSITE - Visualizations and Insights (Charts 03-04)</w:t>
            </w:r>
            <w:r w:rsidR="004A68FC">
              <w:rPr>
                <w:noProof/>
                <w:webHidden/>
              </w:rPr>
              <w:tab/>
            </w:r>
            <w:r>
              <w:rPr>
                <w:noProof/>
                <w:webHidden/>
              </w:rPr>
              <w:fldChar w:fldCharType="begin"/>
            </w:r>
            <w:r w:rsidR="004A68FC">
              <w:rPr>
                <w:noProof/>
                <w:webHidden/>
              </w:rPr>
              <w:instrText xml:space="preserve"> PAGEREF _Toc227762409 \h </w:instrText>
            </w:r>
            <w:r>
              <w:rPr>
                <w:noProof/>
                <w:webHidden/>
              </w:rPr>
            </w:r>
            <w:r>
              <w:rPr>
                <w:noProof/>
                <w:webHidden/>
              </w:rPr>
              <w:fldChar w:fldCharType="separate"/>
            </w:r>
            <w:r w:rsidR="004A68FC">
              <w:rPr>
                <w:noProof/>
                <w:webHidden/>
              </w:rPr>
              <w:t>62</w:t>
            </w:r>
            <w:r>
              <w:rPr>
                <w:noProof/>
                <w:webHidden/>
              </w:rPr>
              <w:fldChar w:fldCharType="end"/>
            </w:r>
          </w:hyperlink>
        </w:p>
        <w:p w:rsidR="004A68FC" w:rsidRDefault="008A147A">
          <w:pPr>
            <w:pStyle w:val="TOC2"/>
            <w:tabs>
              <w:tab w:val="right" w:leader="dot" w:pos="9016"/>
            </w:tabs>
            <w:rPr>
              <w:noProof/>
            </w:rPr>
          </w:pPr>
          <w:hyperlink w:anchor="_Toc227762410" w:history="1">
            <w:r w:rsidR="004A68FC" w:rsidRPr="00204E2F">
              <w:rPr>
                <w:rStyle w:val="Hyperlink"/>
                <w:rFonts w:ascii="Times New Roman" w:hAnsi="Times New Roman" w:cs="Times New Roman"/>
                <w:bCs/>
                <w:noProof/>
              </w:rPr>
              <w:t>WEBSITE - Visualizations and Insights (Charts 05-06)</w:t>
            </w:r>
            <w:r w:rsidR="004A68FC">
              <w:rPr>
                <w:noProof/>
                <w:webHidden/>
              </w:rPr>
              <w:tab/>
            </w:r>
            <w:r>
              <w:rPr>
                <w:noProof/>
                <w:webHidden/>
              </w:rPr>
              <w:fldChar w:fldCharType="begin"/>
            </w:r>
            <w:r w:rsidR="004A68FC">
              <w:rPr>
                <w:noProof/>
                <w:webHidden/>
              </w:rPr>
              <w:instrText xml:space="preserve"> PAGEREF _Toc227762410 \h </w:instrText>
            </w:r>
            <w:r>
              <w:rPr>
                <w:noProof/>
                <w:webHidden/>
              </w:rPr>
            </w:r>
            <w:r>
              <w:rPr>
                <w:noProof/>
                <w:webHidden/>
              </w:rPr>
              <w:fldChar w:fldCharType="separate"/>
            </w:r>
            <w:r w:rsidR="004A68FC">
              <w:rPr>
                <w:noProof/>
                <w:webHidden/>
              </w:rPr>
              <w:t>64</w:t>
            </w:r>
            <w:r>
              <w:rPr>
                <w:noProof/>
                <w:webHidden/>
              </w:rPr>
              <w:fldChar w:fldCharType="end"/>
            </w:r>
          </w:hyperlink>
        </w:p>
        <w:p w:rsidR="004A68FC" w:rsidRDefault="008A147A">
          <w:pPr>
            <w:pStyle w:val="TOC2"/>
            <w:tabs>
              <w:tab w:val="right" w:leader="dot" w:pos="9016"/>
            </w:tabs>
            <w:rPr>
              <w:noProof/>
            </w:rPr>
          </w:pPr>
          <w:hyperlink w:anchor="_Toc227762411" w:history="1">
            <w:r w:rsidR="004A68FC" w:rsidRPr="00204E2F">
              <w:rPr>
                <w:rStyle w:val="Hyperlink"/>
                <w:rFonts w:ascii="Times New Roman" w:hAnsi="Times New Roman" w:cs="Times New Roman"/>
                <w:bCs/>
                <w:noProof/>
              </w:rPr>
              <w:t>WEBSITE - Visualizations and Insights (Charts 07-08)</w:t>
            </w:r>
            <w:r w:rsidR="004A68FC">
              <w:rPr>
                <w:noProof/>
                <w:webHidden/>
              </w:rPr>
              <w:tab/>
            </w:r>
            <w:r>
              <w:rPr>
                <w:noProof/>
                <w:webHidden/>
              </w:rPr>
              <w:fldChar w:fldCharType="begin"/>
            </w:r>
            <w:r w:rsidR="004A68FC">
              <w:rPr>
                <w:noProof/>
                <w:webHidden/>
              </w:rPr>
              <w:instrText xml:space="preserve"> PAGEREF _Toc227762411 \h </w:instrText>
            </w:r>
            <w:r>
              <w:rPr>
                <w:noProof/>
                <w:webHidden/>
              </w:rPr>
            </w:r>
            <w:r>
              <w:rPr>
                <w:noProof/>
                <w:webHidden/>
              </w:rPr>
              <w:fldChar w:fldCharType="separate"/>
            </w:r>
            <w:r w:rsidR="004A68FC">
              <w:rPr>
                <w:noProof/>
                <w:webHidden/>
              </w:rPr>
              <w:t>65</w:t>
            </w:r>
            <w:r>
              <w:rPr>
                <w:noProof/>
                <w:webHidden/>
              </w:rPr>
              <w:fldChar w:fldCharType="end"/>
            </w:r>
          </w:hyperlink>
        </w:p>
        <w:p w:rsidR="004A68FC" w:rsidRDefault="008A147A">
          <w:pPr>
            <w:pStyle w:val="TOC2"/>
            <w:tabs>
              <w:tab w:val="right" w:leader="dot" w:pos="9016"/>
            </w:tabs>
            <w:rPr>
              <w:noProof/>
            </w:rPr>
          </w:pPr>
          <w:hyperlink w:anchor="_Toc227762412" w:history="1">
            <w:r w:rsidR="004A68FC" w:rsidRPr="00204E2F">
              <w:rPr>
                <w:rStyle w:val="Hyperlink"/>
                <w:rFonts w:ascii="Times New Roman" w:hAnsi="Times New Roman" w:cs="Times New Roman"/>
                <w:bCs/>
                <w:noProof/>
              </w:rPr>
              <w:t>WEBSITE - Data Cleaning Log Tab</w:t>
            </w:r>
            <w:r w:rsidR="004A68FC">
              <w:rPr>
                <w:noProof/>
                <w:webHidden/>
              </w:rPr>
              <w:tab/>
            </w:r>
            <w:r>
              <w:rPr>
                <w:noProof/>
                <w:webHidden/>
              </w:rPr>
              <w:fldChar w:fldCharType="begin"/>
            </w:r>
            <w:r w:rsidR="004A68FC">
              <w:rPr>
                <w:noProof/>
                <w:webHidden/>
              </w:rPr>
              <w:instrText xml:space="preserve"> PAGEREF _Toc227762412 \h </w:instrText>
            </w:r>
            <w:r>
              <w:rPr>
                <w:noProof/>
                <w:webHidden/>
              </w:rPr>
            </w:r>
            <w:r>
              <w:rPr>
                <w:noProof/>
                <w:webHidden/>
              </w:rPr>
              <w:fldChar w:fldCharType="separate"/>
            </w:r>
            <w:r w:rsidR="004A68FC">
              <w:rPr>
                <w:noProof/>
                <w:webHidden/>
              </w:rPr>
              <w:t>66</w:t>
            </w:r>
            <w:r>
              <w:rPr>
                <w:noProof/>
                <w:webHidden/>
              </w:rPr>
              <w:fldChar w:fldCharType="end"/>
            </w:r>
          </w:hyperlink>
        </w:p>
        <w:p w:rsidR="004A68FC" w:rsidRDefault="008A147A">
          <w:pPr>
            <w:pStyle w:val="TOC2"/>
            <w:tabs>
              <w:tab w:val="right" w:leader="dot" w:pos="9016"/>
            </w:tabs>
            <w:rPr>
              <w:noProof/>
            </w:rPr>
          </w:pPr>
          <w:hyperlink w:anchor="_Toc227762413" w:history="1">
            <w:r w:rsidR="004A68FC" w:rsidRPr="00204E2F">
              <w:rPr>
                <w:rStyle w:val="Hyperlink"/>
                <w:rFonts w:ascii="Times New Roman" w:hAnsi="Times New Roman" w:cs="Times New Roman"/>
                <w:bCs/>
                <w:noProof/>
              </w:rPr>
              <w:t>WEBSITE USER MANUAL - Introduction and System Requirements</w:t>
            </w:r>
            <w:r w:rsidR="004A68FC">
              <w:rPr>
                <w:noProof/>
                <w:webHidden/>
              </w:rPr>
              <w:tab/>
            </w:r>
            <w:r>
              <w:rPr>
                <w:noProof/>
                <w:webHidden/>
              </w:rPr>
              <w:fldChar w:fldCharType="begin"/>
            </w:r>
            <w:r w:rsidR="004A68FC">
              <w:rPr>
                <w:noProof/>
                <w:webHidden/>
              </w:rPr>
              <w:instrText xml:space="preserve"> PAGEREF _Toc227762413 \h </w:instrText>
            </w:r>
            <w:r>
              <w:rPr>
                <w:noProof/>
                <w:webHidden/>
              </w:rPr>
            </w:r>
            <w:r>
              <w:rPr>
                <w:noProof/>
                <w:webHidden/>
              </w:rPr>
              <w:fldChar w:fldCharType="separate"/>
            </w:r>
            <w:r w:rsidR="004A68FC">
              <w:rPr>
                <w:noProof/>
                <w:webHidden/>
              </w:rPr>
              <w:t>67</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14" w:history="1">
            <w:r w:rsidR="004A68FC" w:rsidRPr="00204E2F">
              <w:rPr>
                <w:rStyle w:val="Hyperlink"/>
                <w:noProof/>
              </w:rPr>
              <w:t>System Requirements</w:t>
            </w:r>
            <w:r w:rsidR="004A68FC">
              <w:rPr>
                <w:noProof/>
                <w:webHidden/>
              </w:rPr>
              <w:tab/>
            </w:r>
            <w:r>
              <w:rPr>
                <w:noProof/>
                <w:webHidden/>
              </w:rPr>
              <w:fldChar w:fldCharType="begin"/>
            </w:r>
            <w:r w:rsidR="004A68FC">
              <w:rPr>
                <w:noProof/>
                <w:webHidden/>
              </w:rPr>
              <w:instrText xml:space="preserve"> PAGEREF _Toc227762414 \h </w:instrText>
            </w:r>
            <w:r>
              <w:rPr>
                <w:noProof/>
                <w:webHidden/>
              </w:rPr>
            </w:r>
            <w:r>
              <w:rPr>
                <w:noProof/>
                <w:webHidden/>
              </w:rPr>
              <w:fldChar w:fldCharType="separate"/>
            </w:r>
            <w:r w:rsidR="004A68FC">
              <w:rPr>
                <w:noProof/>
                <w:webHidden/>
              </w:rPr>
              <w:t>67</w:t>
            </w:r>
            <w:r>
              <w:rPr>
                <w:noProof/>
                <w:webHidden/>
              </w:rPr>
              <w:fldChar w:fldCharType="end"/>
            </w:r>
          </w:hyperlink>
        </w:p>
        <w:p w:rsidR="004A68FC" w:rsidRDefault="008A147A">
          <w:pPr>
            <w:pStyle w:val="TOC2"/>
            <w:tabs>
              <w:tab w:val="right" w:leader="dot" w:pos="9016"/>
            </w:tabs>
            <w:rPr>
              <w:noProof/>
            </w:rPr>
          </w:pPr>
          <w:hyperlink w:anchor="_Toc227762415" w:history="1">
            <w:r w:rsidR="004A68FC" w:rsidRPr="00204E2F">
              <w:rPr>
                <w:rStyle w:val="Hyperlink"/>
                <w:rFonts w:ascii="Times New Roman" w:hAnsi="Times New Roman" w:cs="Times New Roman"/>
                <w:bCs/>
                <w:noProof/>
              </w:rPr>
              <w:t>Requirement</w:t>
            </w:r>
            <w:r w:rsidR="004A68FC">
              <w:rPr>
                <w:noProof/>
                <w:webHidden/>
              </w:rPr>
              <w:tab/>
            </w:r>
            <w:r>
              <w:rPr>
                <w:noProof/>
                <w:webHidden/>
              </w:rPr>
              <w:fldChar w:fldCharType="begin"/>
            </w:r>
            <w:r w:rsidR="004A68FC">
              <w:rPr>
                <w:noProof/>
                <w:webHidden/>
              </w:rPr>
              <w:instrText xml:space="preserve"> PAGEREF _Toc227762415 \h </w:instrText>
            </w:r>
            <w:r>
              <w:rPr>
                <w:noProof/>
                <w:webHidden/>
              </w:rPr>
            </w:r>
            <w:r>
              <w:rPr>
                <w:noProof/>
                <w:webHidden/>
              </w:rPr>
              <w:fldChar w:fldCharType="separate"/>
            </w:r>
            <w:r w:rsidR="004A68FC">
              <w:rPr>
                <w:noProof/>
                <w:webHidden/>
              </w:rPr>
              <w:t>67</w:t>
            </w:r>
            <w:r>
              <w:rPr>
                <w:noProof/>
                <w:webHidden/>
              </w:rPr>
              <w:fldChar w:fldCharType="end"/>
            </w:r>
          </w:hyperlink>
        </w:p>
        <w:p w:rsidR="004A68FC" w:rsidRDefault="008A147A">
          <w:pPr>
            <w:pStyle w:val="TOC2"/>
            <w:tabs>
              <w:tab w:val="right" w:leader="dot" w:pos="9016"/>
            </w:tabs>
            <w:rPr>
              <w:noProof/>
            </w:rPr>
          </w:pPr>
          <w:hyperlink w:anchor="_Toc227762416"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_Toc227762416 \h </w:instrText>
            </w:r>
            <w:r>
              <w:rPr>
                <w:noProof/>
                <w:webHidden/>
              </w:rPr>
            </w:r>
            <w:r>
              <w:rPr>
                <w:noProof/>
                <w:webHidden/>
              </w:rPr>
              <w:fldChar w:fldCharType="separate"/>
            </w:r>
            <w:r w:rsidR="004A68FC">
              <w:rPr>
                <w:noProof/>
                <w:webHidden/>
              </w:rPr>
              <w:t>67</w:t>
            </w:r>
            <w:r>
              <w:rPr>
                <w:noProof/>
                <w:webHidden/>
              </w:rPr>
              <w:fldChar w:fldCharType="end"/>
            </w:r>
          </w:hyperlink>
        </w:p>
        <w:p w:rsidR="004A68FC" w:rsidRDefault="008A147A">
          <w:pPr>
            <w:pStyle w:val="TOC2"/>
            <w:tabs>
              <w:tab w:val="right" w:leader="dot" w:pos="9016"/>
            </w:tabs>
            <w:rPr>
              <w:noProof/>
            </w:rPr>
          </w:pPr>
          <w:hyperlink w:anchor="_Toc227762417" w:history="1">
            <w:r w:rsidR="004A68FC" w:rsidRPr="00204E2F">
              <w:rPr>
                <w:rStyle w:val="Hyperlink"/>
                <w:rFonts w:ascii="Times New Roman" w:hAnsi="Times New Roman" w:cs="Times New Roman"/>
                <w:bCs/>
                <w:noProof/>
              </w:rPr>
              <w:t>What the Application Does</w:t>
            </w:r>
            <w:r w:rsidR="004A68FC">
              <w:rPr>
                <w:noProof/>
                <w:webHidden/>
              </w:rPr>
              <w:tab/>
            </w:r>
            <w:r>
              <w:rPr>
                <w:noProof/>
                <w:webHidden/>
              </w:rPr>
              <w:fldChar w:fldCharType="begin"/>
            </w:r>
            <w:r w:rsidR="004A68FC">
              <w:rPr>
                <w:noProof/>
                <w:webHidden/>
              </w:rPr>
              <w:instrText xml:space="preserve"> PAGEREF _Toc227762417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18" w:history="1">
            <w:r w:rsidR="004A68FC" w:rsidRPr="00204E2F">
              <w:rPr>
                <w:rStyle w:val="Hyperlink"/>
                <w:rFonts w:ascii="Times New Roman" w:hAnsi="Times New Roman" w:cs="Times New Roman"/>
                <w:bCs/>
                <w:noProof/>
              </w:rPr>
              <w:t>Application Pages Overview</w:t>
            </w:r>
            <w:r w:rsidR="004A68FC">
              <w:rPr>
                <w:noProof/>
                <w:webHidden/>
              </w:rPr>
              <w:tab/>
            </w:r>
            <w:r>
              <w:rPr>
                <w:noProof/>
                <w:webHidden/>
              </w:rPr>
              <w:fldChar w:fldCharType="begin"/>
            </w:r>
            <w:r w:rsidR="004A68FC">
              <w:rPr>
                <w:noProof/>
                <w:webHidden/>
              </w:rPr>
              <w:instrText xml:space="preserve"> PAGEREF _Toc227762418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19" w:history="1">
            <w:r w:rsidR="004A68FC" w:rsidRPr="00204E2F">
              <w:rPr>
                <w:rStyle w:val="Hyperlink"/>
                <w:rFonts w:ascii="Times New Roman" w:hAnsi="Times New Roman" w:cs="Times New Roman"/>
                <w:bCs/>
                <w:noProof/>
              </w:rPr>
              <w:t>Page</w:t>
            </w:r>
            <w:r w:rsidR="004A68FC">
              <w:rPr>
                <w:noProof/>
                <w:webHidden/>
              </w:rPr>
              <w:tab/>
            </w:r>
            <w:r>
              <w:rPr>
                <w:noProof/>
                <w:webHidden/>
              </w:rPr>
              <w:fldChar w:fldCharType="begin"/>
            </w:r>
            <w:r w:rsidR="004A68FC">
              <w:rPr>
                <w:noProof/>
                <w:webHidden/>
              </w:rPr>
              <w:instrText xml:space="preserve"> PAGEREF _Toc227762419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0"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_Toc227762420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1" w:history="1">
            <w:r w:rsidR="004A68FC" w:rsidRPr="00204E2F">
              <w:rPr>
                <w:rStyle w:val="Hyperlink"/>
                <w:rFonts w:ascii="Times New Roman" w:hAnsi="Times New Roman" w:cs="Times New Roman"/>
                <w:bCs/>
                <w:noProof/>
              </w:rPr>
              <w:t>WEBSITE USER MANUAL - Step 1: Preparing Your Dataset</w:t>
            </w:r>
            <w:r w:rsidR="004A68FC">
              <w:rPr>
                <w:noProof/>
                <w:webHidden/>
              </w:rPr>
              <w:tab/>
            </w:r>
            <w:r>
              <w:rPr>
                <w:noProof/>
                <w:webHidden/>
              </w:rPr>
              <w:fldChar w:fldCharType="begin"/>
            </w:r>
            <w:r w:rsidR="004A68FC">
              <w:rPr>
                <w:noProof/>
                <w:webHidden/>
              </w:rPr>
              <w:instrText xml:space="preserve"> PAGEREF _Toc227762421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2" w:history="1">
            <w:r w:rsidR="004A68FC" w:rsidRPr="00204E2F">
              <w:rPr>
                <w:rStyle w:val="Hyperlink"/>
                <w:rFonts w:ascii="Times New Roman" w:hAnsi="Times New Roman" w:cs="Times New Roman"/>
                <w:bCs/>
                <w:noProof/>
              </w:rPr>
              <w:t>Required Column Schema</w:t>
            </w:r>
            <w:r w:rsidR="004A68FC">
              <w:rPr>
                <w:noProof/>
                <w:webHidden/>
              </w:rPr>
              <w:tab/>
            </w:r>
            <w:r>
              <w:rPr>
                <w:noProof/>
                <w:webHidden/>
              </w:rPr>
              <w:fldChar w:fldCharType="begin"/>
            </w:r>
            <w:r w:rsidR="004A68FC">
              <w:rPr>
                <w:noProof/>
                <w:webHidden/>
              </w:rPr>
              <w:instrText xml:space="preserve"> PAGEREF _Toc227762422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3" w:history="1">
            <w:r w:rsidR="004A68FC" w:rsidRPr="00204E2F">
              <w:rPr>
                <w:rStyle w:val="Hyperlink"/>
                <w:rFonts w:ascii="Times New Roman" w:hAnsi="Times New Roman" w:cs="Times New Roman"/>
                <w:bCs/>
                <w:noProof/>
              </w:rPr>
              <w:t>Column</w:t>
            </w:r>
            <w:r w:rsidR="004A68FC">
              <w:rPr>
                <w:noProof/>
                <w:webHidden/>
              </w:rPr>
              <w:tab/>
            </w:r>
            <w:r>
              <w:rPr>
                <w:noProof/>
                <w:webHidden/>
              </w:rPr>
              <w:fldChar w:fldCharType="begin"/>
            </w:r>
            <w:r w:rsidR="004A68FC">
              <w:rPr>
                <w:noProof/>
                <w:webHidden/>
              </w:rPr>
              <w:instrText xml:space="preserve"> PAGEREF _Toc227762423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4" w:history="1">
            <w:r w:rsidR="004A68FC" w:rsidRPr="00204E2F">
              <w:rPr>
                <w:rStyle w:val="Hyperlink"/>
                <w:rFonts w:ascii="Times New Roman" w:hAnsi="Times New Roman" w:cs="Times New Roman"/>
                <w:bCs/>
                <w:noProof/>
              </w:rPr>
              <w:t>Type</w:t>
            </w:r>
            <w:r w:rsidR="004A68FC">
              <w:rPr>
                <w:noProof/>
                <w:webHidden/>
              </w:rPr>
              <w:tab/>
            </w:r>
            <w:r>
              <w:rPr>
                <w:noProof/>
                <w:webHidden/>
              </w:rPr>
              <w:fldChar w:fldCharType="begin"/>
            </w:r>
            <w:r w:rsidR="004A68FC">
              <w:rPr>
                <w:noProof/>
                <w:webHidden/>
              </w:rPr>
              <w:instrText xml:space="preserve"> PAGEREF _Toc227762424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5" w:history="1">
            <w:r w:rsidR="004A68FC" w:rsidRPr="00204E2F">
              <w:rPr>
                <w:rStyle w:val="Hyperlink"/>
                <w:rFonts w:ascii="Times New Roman" w:hAnsi="Times New Roman" w:cs="Times New Roman"/>
                <w:bCs/>
                <w:noProof/>
              </w:rPr>
              <w:t>Description</w:t>
            </w:r>
            <w:r w:rsidR="004A68FC">
              <w:rPr>
                <w:noProof/>
                <w:webHidden/>
              </w:rPr>
              <w:tab/>
            </w:r>
            <w:r>
              <w:rPr>
                <w:noProof/>
                <w:webHidden/>
              </w:rPr>
              <w:fldChar w:fldCharType="begin"/>
            </w:r>
            <w:r w:rsidR="004A68FC">
              <w:rPr>
                <w:noProof/>
                <w:webHidden/>
              </w:rPr>
              <w:instrText xml:space="preserve"> PAGEREF _Toc227762425 \h </w:instrText>
            </w:r>
            <w:r>
              <w:rPr>
                <w:noProof/>
                <w:webHidden/>
              </w:rPr>
            </w:r>
            <w:r>
              <w:rPr>
                <w:noProof/>
                <w:webHidden/>
              </w:rPr>
              <w:fldChar w:fldCharType="separate"/>
            </w:r>
            <w:r w:rsidR="004A68FC">
              <w:rPr>
                <w:noProof/>
                <w:webHidden/>
              </w:rPr>
              <w:t>68</w:t>
            </w:r>
            <w:r>
              <w:rPr>
                <w:noProof/>
                <w:webHidden/>
              </w:rPr>
              <w:fldChar w:fldCharType="end"/>
            </w:r>
          </w:hyperlink>
        </w:p>
        <w:p w:rsidR="004A68FC" w:rsidRDefault="008A147A">
          <w:pPr>
            <w:pStyle w:val="TOC2"/>
            <w:tabs>
              <w:tab w:val="right" w:leader="dot" w:pos="9016"/>
            </w:tabs>
            <w:rPr>
              <w:noProof/>
            </w:rPr>
          </w:pPr>
          <w:hyperlink w:anchor="_Toc227762426" w:history="1">
            <w:r w:rsidR="004A68FC" w:rsidRPr="00204E2F">
              <w:rPr>
                <w:rStyle w:val="Hyperlink"/>
                <w:rFonts w:ascii="Times New Roman" w:hAnsi="Times New Roman" w:cs="Times New Roman"/>
                <w:bCs/>
                <w:noProof/>
              </w:rPr>
              <w:t>Preparation Checklist</w:t>
            </w:r>
            <w:r w:rsidR="004A68FC">
              <w:rPr>
                <w:noProof/>
                <w:webHidden/>
              </w:rPr>
              <w:tab/>
            </w:r>
            <w:r>
              <w:rPr>
                <w:noProof/>
                <w:webHidden/>
              </w:rPr>
              <w:fldChar w:fldCharType="begin"/>
            </w:r>
            <w:r w:rsidR="004A68FC">
              <w:rPr>
                <w:noProof/>
                <w:webHidden/>
              </w:rPr>
              <w:instrText xml:space="preserve"> PAGEREF _Toc227762426 \h </w:instrText>
            </w:r>
            <w:r>
              <w:rPr>
                <w:noProof/>
                <w:webHidden/>
              </w:rPr>
            </w:r>
            <w:r>
              <w:rPr>
                <w:noProof/>
                <w:webHidden/>
              </w:rPr>
              <w:fldChar w:fldCharType="separate"/>
            </w:r>
            <w:r w:rsidR="004A68FC">
              <w:rPr>
                <w:noProof/>
                <w:webHidden/>
              </w:rPr>
              <w:t>69</w:t>
            </w:r>
            <w:r>
              <w:rPr>
                <w:noProof/>
                <w:webHidden/>
              </w:rPr>
              <w:fldChar w:fldCharType="end"/>
            </w:r>
          </w:hyperlink>
        </w:p>
        <w:p w:rsidR="004A68FC" w:rsidRDefault="008A147A">
          <w:pPr>
            <w:pStyle w:val="TOC2"/>
            <w:tabs>
              <w:tab w:val="right" w:leader="dot" w:pos="9016"/>
            </w:tabs>
            <w:rPr>
              <w:noProof/>
            </w:rPr>
          </w:pPr>
          <w:hyperlink w:anchor="_Toc227762427" w:history="1">
            <w:r w:rsidR="004A68FC" w:rsidRPr="00204E2F">
              <w:rPr>
                <w:rStyle w:val="Hyperlink"/>
                <w:rFonts w:ascii="Times New Roman" w:hAnsi="Times New Roman" w:cs="Times New Roman"/>
                <w:bCs/>
                <w:noProof/>
              </w:rPr>
              <w:t>WEBSITE USER MANUAL - Step 2: Accessing and Uploading</w:t>
            </w:r>
            <w:r w:rsidR="004A68FC">
              <w:rPr>
                <w:noProof/>
                <w:webHidden/>
              </w:rPr>
              <w:tab/>
            </w:r>
            <w:r>
              <w:rPr>
                <w:noProof/>
                <w:webHidden/>
              </w:rPr>
              <w:fldChar w:fldCharType="begin"/>
            </w:r>
            <w:r w:rsidR="004A68FC">
              <w:rPr>
                <w:noProof/>
                <w:webHidden/>
              </w:rPr>
              <w:instrText xml:space="preserve"> PAGEREF _Toc227762427 \h </w:instrText>
            </w:r>
            <w:r>
              <w:rPr>
                <w:noProof/>
                <w:webHidden/>
              </w:rPr>
            </w:r>
            <w:r>
              <w:rPr>
                <w:noProof/>
                <w:webHidden/>
              </w:rPr>
              <w:fldChar w:fldCharType="separate"/>
            </w:r>
            <w:r w:rsidR="004A68FC">
              <w:rPr>
                <w:noProof/>
                <w:webHidden/>
              </w:rPr>
              <w:t>69</w:t>
            </w:r>
            <w:r>
              <w:rPr>
                <w:noProof/>
                <w:webHidden/>
              </w:rPr>
              <w:fldChar w:fldCharType="end"/>
            </w:r>
          </w:hyperlink>
        </w:p>
        <w:p w:rsidR="004A68FC" w:rsidRDefault="008A147A">
          <w:pPr>
            <w:pStyle w:val="TOC2"/>
            <w:tabs>
              <w:tab w:val="right" w:leader="dot" w:pos="9016"/>
            </w:tabs>
            <w:rPr>
              <w:noProof/>
            </w:rPr>
          </w:pPr>
          <w:hyperlink w:anchor="_Toc227762428" w:history="1">
            <w:r w:rsidR="004A68FC" w:rsidRPr="00204E2F">
              <w:rPr>
                <w:rStyle w:val="Hyperlink"/>
                <w:rFonts w:ascii="Times New Roman" w:hAnsi="Times New Roman" w:cs="Times New Roman"/>
                <w:bCs/>
                <w:noProof/>
              </w:rPr>
              <w:t>Accessing the Application</w:t>
            </w:r>
            <w:r w:rsidR="004A68FC">
              <w:rPr>
                <w:noProof/>
                <w:webHidden/>
              </w:rPr>
              <w:tab/>
            </w:r>
            <w:r>
              <w:rPr>
                <w:noProof/>
                <w:webHidden/>
              </w:rPr>
              <w:fldChar w:fldCharType="begin"/>
            </w:r>
            <w:r w:rsidR="004A68FC">
              <w:rPr>
                <w:noProof/>
                <w:webHidden/>
              </w:rPr>
              <w:instrText xml:space="preserve"> PAGEREF _Toc227762428 \h </w:instrText>
            </w:r>
            <w:r>
              <w:rPr>
                <w:noProof/>
                <w:webHidden/>
              </w:rPr>
            </w:r>
            <w:r>
              <w:rPr>
                <w:noProof/>
                <w:webHidden/>
              </w:rPr>
              <w:fldChar w:fldCharType="separate"/>
            </w:r>
            <w:r w:rsidR="004A68FC">
              <w:rPr>
                <w:noProof/>
                <w:webHidden/>
              </w:rPr>
              <w:t>69</w:t>
            </w:r>
            <w:r>
              <w:rPr>
                <w:noProof/>
                <w:webHidden/>
              </w:rPr>
              <w:fldChar w:fldCharType="end"/>
            </w:r>
          </w:hyperlink>
        </w:p>
        <w:p w:rsidR="004A68FC" w:rsidRDefault="008A147A">
          <w:pPr>
            <w:pStyle w:val="TOC2"/>
            <w:tabs>
              <w:tab w:val="right" w:leader="dot" w:pos="9016"/>
            </w:tabs>
            <w:rPr>
              <w:noProof/>
            </w:rPr>
          </w:pPr>
          <w:hyperlink w:anchor="_Toc227762429" w:history="1">
            <w:r w:rsidR="004A68FC" w:rsidRPr="00204E2F">
              <w:rPr>
                <w:rStyle w:val="Hyperlink"/>
                <w:rFonts w:ascii="Times New Roman" w:hAnsi="Times New Roman" w:cs="Times New Roman"/>
                <w:bCs/>
                <w:noProof/>
              </w:rPr>
              <w:t>Uploading Your CSV File</w:t>
            </w:r>
            <w:r w:rsidR="004A68FC">
              <w:rPr>
                <w:noProof/>
                <w:webHidden/>
              </w:rPr>
              <w:tab/>
            </w:r>
            <w:r>
              <w:rPr>
                <w:noProof/>
                <w:webHidden/>
              </w:rPr>
              <w:fldChar w:fldCharType="begin"/>
            </w:r>
            <w:r w:rsidR="004A68FC">
              <w:rPr>
                <w:noProof/>
                <w:webHidden/>
              </w:rPr>
              <w:instrText xml:space="preserve"> PAGEREF _Toc227762429 \h </w:instrText>
            </w:r>
            <w:r>
              <w:rPr>
                <w:noProof/>
                <w:webHidden/>
              </w:rPr>
            </w:r>
            <w:r>
              <w:rPr>
                <w:noProof/>
                <w:webHidden/>
              </w:rPr>
              <w:fldChar w:fldCharType="separate"/>
            </w:r>
            <w:r w:rsidR="004A68FC">
              <w:rPr>
                <w:noProof/>
                <w:webHidden/>
              </w:rPr>
              <w:t>70</w:t>
            </w:r>
            <w:r>
              <w:rPr>
                <w:noProof/>
                <w:webHidden/>
              </w:rPr>
              <w:fldChar w:fldCharType="end"/>
            </w:r>
          </w:hyperlink>
        </w:p>
        <w:p w:rsidR="004A68FC" w:rsidRDefault="008A147A">
          <w:pPr>
            <w:pStyle w:val="TOC2"/>
            <w:tabs>
              <w:tab w:val="right" w:leader="dot" w:pos="9016"/>
            </w:tabs>
            <w:rPr>
              <w:noProof/>
            </w:rPr>
          </w:pPr>
          <w:hyperlink w:anchor="_Toc227762430" w:history="1">
            <w:r w:rsidR="004A68FC" w:rsidRPr="00204E2F">
              <w:rPr>
                <w:rStyle w:val="Hyperlink"/>
                <w:rFonts w:ascii="Times New Roman" w:hAnsi="Times New Roman" w:cs="Times New Roman"/>
                <w:bCs/>
                <w:noProof/>
              </w:rPr>
              <w:t>WEBSITE USER MANUAL - Step 3: Reading the Analysis Results</w:t>
            </w:r>
            <w:r w:rsidR="004A68FC">
              <w:rPr>
                <w:noProof/>
                <w:webHidden/>
              </w:rPr>
              <w:tab/>
            </w:r>
            <w:r>
              <w:rPr>
                <w:noProof/>
                <w:webHidden/>
              </w:rPr>
              <w:fldChar w:fldCharType="begin"/>
            </w:r>
            <w:r w:rsidR="004A68FC">
              <w:rPr>
                <w:noProof/>
                <w:webHidden/>
              </w:rPr>
              <w:instrText xml:space="preserve"> PAGEREF _Toc227762430 \h </w:instrText>
            </w:r>
            <w:r>
              <w:rPr>
                <w:noProof/>
                <w:webHidden/>
              </w:rPr>
            </w:r>
            <w:r>
              <w:rPr>
                <w:noProof/>
                <w:webHidden/>
              </w:rPr>
              <w:fldChar w:fldCharType="separate"/>
            </w:r>
            <w:r w:rsidR="004A68FC">
              <w:rPr>
                <w:noProof/>
                <w:webHidden/>
              </w:rPr>
              <w:t>70</w:t>
            </w:r>
            <w:r>
              <w:rPr>
                <w:noProof/>
                <w:webHidden/>
              </w:rPr>
              <w:fldChar w:fldCharType="end"/>
            </w:r>
          </w:hyperlink>
        </w:p>
        <w:p w:rsidR="004A68FC" w:rsidRDefault="008A147A">
          <w:pPr>
            <w:pStyle w:val="TOC2"/>
            <w:tabs>
              <w:tab w:val="right" w:leader="dot" w:pos="9016"/>
            </w:tabs>
            <w:rPr>
              <w:noProof/>
            </w:rPr>
          </w:pPr>
          <w:hyperlink w:anchor="_Toc227762431" w:history="1">
            <w:r w:rsidR="004A68FC" w:rsidRPr="00204E2F">
              <w:rPr>
                <w:rStyle w:val="Hyperlink"/>
                <w:rFonts w:ascii="Times New Roman" w:hAnsi="Times New Roman" w:cs="Times New Roman"/>
                <w:bCs/>
                <w:noProof/>
              </w:rPr>
              <w:t>Overview Tab - Dataset Snapshot</w:t>
            </w:r>
            <w:r w:rsidR="004A68FC">
              <w:rPr>
                <w:noProof/>
                <w:webHidden/>
              </w:rPr>
              <w:tab/>
            </w:r>
            <w:r>
              <w:rPr>
                <w:noProof/>
                <w:webHidden/>
              </w:rPr>
              <w:fldChar w:fldCharType="begin"/>
            </w:r>
            <w:r w:rsidR="004A68FC">
              <w:rPr>
                <w:noProof/>
                <w:webHidden/>
              </w:rPr>
              <w:instrText xml:space="preserve"> PAGEREF _Toc227762431 \h </w:instrText>
            </w:r>
            <w:r>
              <w:rPr>
                <w:noProof/>
                <w:webHidden/>
              </w:rPr>
            </w:r>
            <w:r>
              <w:rPr>
                <w:noProof/>
                <w:webHidden/>
              </w:rPr>
              <w:fldChar w:fldCharType="separate"/>
            </w:r>
            <w:r w:rsidR="004A68FC">
              <w:rPr>
                <w:noProof/>
                <w:webHidden/>
              </w:rPr>
              <w:t>70</w:t>
            </w:r>
            <w:r>
              <w:rPr>
                <w:noProof/>
                <w:webHidden/>
              </w:rPr>
              <w:fldChar w:fldCharType="end"/>
            </w:r>
          </w:hyperlink>
        </w:p>
        <w:p w:rsidR="004A68FC" w:rsidRDefault="008A147A">
          <w:pPr>
            <w:pStyle w:val="TOC2"/>
            <w:tabs>
              <w:tab w:val="right" w:leader="dot" w:pos="9016"/>
            </w:tabs>
            <w:rPr>
              <w:noProof/>
            </w:rPr>
          </w:pPr>
          <w:hyperlink w:anchor="_Toc227762432" w:history="1">
            <w:r w:rsidR="004A68FC" w:rsidRPr="00204E2F">
              <w:rPr>
                <w:rStyle w:val="Hyperlink"/>
                <w:rFonts w:ascii="Times New Roman" w:hAnsi="Times New Roman" w:cs="Times New Roman"/>
                <w:bCs/>
                <w:noProof/>
              </w:rPr>
              <w:t>Summary Tab - Executive Summary</w:t>
            </w:r>
            <w:r w:rsidR="004A68FC">
              <w:rPr>
                <w:noProof/>
                <w:webHidden/>
              </w:rPr>
              <w:tab/>
            </w:r>
            <w:r>
              <w:rPr>
                <w:noProof/>
                <w:webHidden/>
              </w:rPr>
              <w:fldChar w:fldCharType="begin"/>
            </w:r>
            <w:r w:rsidR="004A68FC">
              <w:rPr>
                <w:noProof/>
                <w:webHidden/>
              </w:rPr>
              <w:instrText xml:space="preserve"> PAGEREF _Toc227762432 \h </w:instrText>
            </w:r>
            <w:r>
              <w:rPr>
                <w:noProof/>
                <w:webHidden/>
              </w:rPr>
            </w:r>
            <w:r>
              <w:rPr>
                <w:noProof/>
                <w:webHidden/>
              </w:rPr>
              <w:fldChar w:fldCharType="separate"/>
            </w:r>
            <w:r w:rsidR="004A68FC">
              <w:rPr>
                <w:noProof/>
                <w:webHidden/>
              </w:rPr>
              <w:t>70</w:t>
            </w:r>
            <w:r>
              <w:rPr>
                <w:noProof/>
                <w:webHidden/>
              </w:rPr>
              <w:fldChar w:fldCharType="end"/>
            </w:r>
          </w:hyperlink>
        </w:p>
        <w:p w:rsidR="004A68FC" w:rsidRDefault="008A147A">
          <w:pPr>
            <w:pStyle w:val="TOC2"/>
            <w:tabs>
              <w:tab w:val="right" w:leader="dot" w:pos="9016"/>
            </w:tabs>
            <w:rPr>
              <w:noProof/>
            </w:rPr>
          </w:pPr>
          <w:hyperlink w:anchor="_Toc227762433" w:history="1">
            <w:r w:rsidR="004A68FC" w:rsidRPr="00204E2F">
              <w:rPr>
                <w:rStyle w:val="Hyperlink"/>
                <w:rFonts w:ascii="Times New Roman" w:hAnsi="Times New Roman" w:cs="Times New Roman"/>
                <w:bCs/>
                <w:noProof/>
              </w:rPr>
              <w:t>Charts Tab - Visualizations and Insights</w:t>
            </w:r>
            <w:r w:rsidR="004A68FC">
              <w:rPr>
                <w:noProof/>
                <w:webHidden/>
              </w:rPr>
              <w:tab/>
            </w:r>
            <w:r>
              <w:rPr>
                <w:noProof/>
                <w:webHidden/>
              </w:rPr>
              <w:fldChar w:fldCharType="begin"/>
            </w:r>
            <w:r w:rsidR="004A68FC">
              <w:rPr>
                <w:noProof/>
                <w:webHidden/>
              </w:rPr>
              <w:instrText xml:space="preserve"> PAGEREF _Toc227762433 \h </w:instrText>
            </w:r>
            <w:r>
              <w:rPr>
                <w:noProof/>
                <w:webHidden/>
              </w:rPr>
            </w:r>
            <w:r>
              <w:rPr>
                <w:noProof/>
                <w:webHidden/>
              </w:rPr>
              <w:fldChar w:fldCharType="separate"/>
            </w:r>
            <w:r w:rsidR="004A68FC">
              <w:rPr>
                <w:noProof/>
                <w:webHidden/>
              </w:rPr>
              <w:t>70</w:t>
            </w:r>
            <w:r>
              <w:rPr>
                <w:noProof/>
                <w:webHidden/>
              </w:rPr>
              <w:fldChar w:fldCharType="end"/>
            </w:r>
          </w:hyperlink>
        </w:p>
        <w:p w:rsidR="004A68FC" w:rsidRDefault="008A147A">
          <w:pPr>
            <w:pStyle w:val="TOC2"/>
            <w:tabs>
              <w:tab w:val="right" w:leader="dot" w:pos="9016"/>
            </w:tabs>
            <w:rPr>
              <w:noProof/>
            </w:rPr>
          </w:pPr>
          <w:hyperlink w:anchor="_Toc227762434" w:history="1">
            <w:r w:rsidR="004A68FC" w:rsidRPr="00204E2F">
              <w:rPr>
                <w:rStyle w:val="Hyperlink"/>
                <w:rFonts w:ascii="Times New Roman" w:hAnsi="Times New Roman" w:cs="Times New Roman"/>
                <w:bCs/>
                <w:noProof/>
              </w:rPr>
              <w:t>Cleaning Log Tab - Transparency Record</w:t>
            </w:r>
            <w:r w:rsidR="004A68FC">
              <w:rPr>
                <w:noProof/>
                <w:webHidden/>
              </w:rPr>
              <w:tab/>
            </w:r>
            <w:r>
              <w:rPr>
                <w:noProof/>
                <w:webHidden/>
              </w:rPr>
              <w:fldChar w:fldCharType="begin"/>
            </w:r>
            <w:r w:rsidR="004A68FC">
              <w:rPr>
                <w:noProof/>
                <w:webHidden/>
              </w:rPr>
              <w:instrText xml:space="preserve"> PAGEREF _Toc227762434 \h </w:instrText>
            </w:r>
            <w:r>
              <w:rPr>
                <w:noProof/>
                <w:webHidden/>
              </w:rPr>
            </w:r>
            <w:r>
              <w:rPr>
                <w:noProof/>
                <w:webHidden/>
              </w:rPr>
              <w:fldChar w:fldCharType="separate"/>
            </w:r>
            <w:r w:rsidR="004A68FC">
              <w:rPr>
                <w:noProof/>
                <w:webHidden/>
              </w:rPr>
              <w:t>71</w:t>
            </w:r>
            <w:r>
              <w:rPr>
                <w:noProof/>
                <w:webHidden/>
              </w:rPr>
              <w:fldChar w:fldCharType="end"/>
            </w:r>
          </w:hyperlink>
        </w:p>
        <w:p w:rsidR="004A68FC" w:rsidRDefault="008A147A">
          <w:pPr>
            <w:pStyle w:val="TOC2"/>
            <w:tabs>
              <w:tab w:val="right" w:leader="dot" w:pos="9016"/>
            </w:tabs>
            <w:rPr>
              <w:noProof/>
            </w:rPr>
          </w:pPr>
          <w:hyperlink w:anchor="_Toc227762435" w:history="1">
            <w:r w:rsidR="004A68FC" w:rsidRPr="00204E2F">
              <w:rPr>
                <w:rStyle w:val="Hyperlink"/>
                <w:rFonts w:ascii="Times New Roman" w:hAnsi="Times New Roman" w:cs="Times New Roman"/>
                <w:bCs/>
                <w:noProof/>
              </w:rPr>
              <w:t>WEBSITE USER MANUAL - Step 4: Downloading and Troubleshooting</w:t>
            </w:r>
            <w:r w:rsidR="004A68FC">
              <w:rPr>
                <w:noProof/>
                <w:webHidden/>
              </w:rPr>
              <w:tab/>
            </w:r>
            <w:r>
              <w:rPr>
                <w:noProof/>
                <w:webHidden/>
              </w:rPr>
              <w:fldChar w:fldCharType="begin"/>
            </w:r>
            <w:r w:rsidR="004A68FC">
              <w:rPr>
                <w:noProof/>
                <w:webHidden/>
              </w:rPr>
              <w:instrText xml:space="preserve"> PAGEREF _Toc227762435 \h </w:instrText>
            </w:r>
            <w:r>
              <w:rPr>
                <w:noProof/>
                <w:webHidden/>
              </w:rPr>
            </w:r>
            <w:r>
              <w:rPr>
                <w:noProof/>
                <w:webHidden/>
              </w:rPr>
              <w:fldChar w:fldCharType="separate"/>
            </w:r>
            <w:r w:rsidR="004A68FC">
              <w:rPr>
                <w:noProof/>
                <w:webHidden/>
              </w:rPr>
              <w:t>71</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36" w:history="1">
            <w:r w:rsidR="004A68FC" w:rsidRPr="00204E2F">
              <w:rPr>
                <w:rStyle w:val="Hyperlink"/>
                <w:noProof/>
              </w:rPr>
              <w:t>Downloading the PDF Report</w:t>
            </w:r>
            <w:r w:rsidR="004A68FC">
              <w:rPr>
                <w:noProof/>
                <w:webHidden/>
              </w:rPr>
              <w:tab/>
            </w:r>
            <w:r>
              <w:rPr>
                <w:noProof/>
                <w:webHidden/>
              </w:rPr>
              <w:fldChar w:fldCharType="begin"/>
            </w:r>
            <w:r w:rsidR="004A68FC">
              <w:rPr>
                <w:noProof/>
                <w:webHidden/>
              </w:rPr>
              <w:instrText xml:space="preserve"> PAGEREF _Toc227762436 \h </w:instrText>
            </w:r>
            <w:r>
              <w:rPr>
                <w:noProof/>
                <w:webHidden/>
              </w:rPr>
            </w:r>
            <w:r>
              <w:rPr>
                <w:noProof/>
                <w:webHidden/>
              </w:rPr>
              <w:fldChar w:fldCharType="separate"/>
            </w:r>
            <w:r w:rsidR="004A68FC">
              <w:rPr>
                <w:noProof/>
                <w:webHidden/>
              </w:rPr>
              <w:t>71</w:t>
            </w:r>
            <w:r>
              <w:rPr>
                <w:noProof/>
                <w:webHidden/>
              </w:rPr>
              <w:fldChar w:fldCharType="end"/>
            </w:r>
          </w:hyperlink>
        </w:p>
        <w:p w:rsidR="004A68FC" w:rsidRDefault="008A147A">
          <w:pPr>
            <w:pStyle w:val="TOC2"/>
            <w:tabs>
              <w:tab w:val="right" w:leader="dot" w:pos="9016"/>
            </w:tabs>
            <w:rPr>
              <w:noProof/>
            </w:rPr>
          </w:pPr>
          <w:hyperlink w:anchor="_Toc227762437" w:history="1">
            <w:r w:rsidR="004A68FC" w:rsidRPr="00204E2F">
              <w:rPr>
                <w:rStyle w:val="Hyperlink"/>
                <w:rFonts w:ascii="Times New Roman" w:hAnsi="Times New Roman" w:cs="Times New Roman"/>
                <w:bCs/>
                <w:noProof/>
              </w:rPr>
              <w:t>Common Issues and Solutions</w:t>
            </w:r>
            <w:r w:rsidR="004A68FC">
              <w:rPr>
                <w:noProof/>
                <w:webHidden/>
              </w:rPr>
              <w:tab/>
            </w:r>
            <w:r>
              <w:rPr>
                <w:noProof/>
                <w:webHidden/>
              </w:rPr>
              <w:fldChar w:fldCharType="begin"/>
            </w:r>
            <w:r w:rsidR="004A68FC">
              <w:rPr>
                <w:noProof/>
                <w:webHidden/>
              </w:rPr>
              <w:instrText xml:space="preserve"> PAGEREF _Toc227762437 \h </w:instrText>
            </w:r>
            <w:r>
              <w:rPr>
                <w:noProof/>
                <w:webHidden/>
              </w:rPr>
            </w:r>
            <w:r>
              <w:rPr>
                <w:noProof/>
                <w:webHidden/>
              </w:rPr>
              <w:fldChar w:fldCharType="separate"/>
            </w:r>
            <w:r w:rsidR="004A68FC">
              <w:rPr>
                <w:noProof/>
                <w:webHidden/>
              </w:rPr>
              <w:t>71</w:t>
            </w:r>
            <w:r>
              <w:rPr>
                <w:noProof/>
                <w:webHidden/>
              </w:rPr>
              <w:fldChar w:fldCharType="end"/>
            </w:r>
          </w:hyperlink>
        </w:p>
        <w:p w:rsidR="004A68FC" w:rsidRDefault="008A147A">
          <w:pPr>
            <w:pStyle w:val="TOC2"/>
            <w:tabs>
              <w:tab w:val="right" w:leader="dot" w:pos="9016"/>
            </w:tabs>
            <w:rPr>
              <w:noProof/>
            </w:rPr>
          </w:pPr>
          <w:hyperlink w:anchor="_Toc227762438" w:history="1">
            <w:r w:rsidR="004A68FC" w:rsidRPr="00204E2F">
              <w:rPr>
                <w:rStyle w:val="Hyperlink"/>
                <w:rFonts w:ascii="Times New Roman" w:hAnsi="Times New Roman" w:cs="Times New Roman"/>
                <w:bCs/>
                <w:noProof/>
              </w:rPr>
              <w:t>Chart 1 - Monthly Revenue Trend (Line Chart)</w:t>
            </w:r>
            <w:r w:rsidR="004A68FC">
              <w:rPr>
                <w:noProof/>
                <w:webHidden/>
              </w:rPr>
              <w:tab/>
            </w:r>
            <w:r>
              <w:rPr>
                <w:noProof/>
                <w:webHidden/>
              </w:rPr>
              <w:fldChar w:fldCharType="begin"/>
            </w:r>
            <w:r w:rsidR="004A68FC">
              <w:rPr>
                <w:noProof/>
                <w:webHidden/>
              </w:rPr>
              <w:instrText xml:space="preserve"> PAGEREF _Toc227762438 \h </w:instrText>
            </w:r>
            <w:r>
              <w:rPr>
                <w:noProof/>
                <w:webHidden/>
              </w:rPr>
            </w:r>
            <w:r>
              <w:rPr>
                <w:noProof/>
                <w:webHidden/>
              </w:rPr>
              <w:fldChar w:fldCharType="separate"/>
            </w:r>
            <w:r w:rsidR="004A68FC">
              <w:rPr>
                <w:noProof/>
                <w:webHidden/>
              </w:rPr>
              <w:t>72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39" w:history="1">
            <w:r w:rsidR="004A68FC" w:rsidRPr="00204E2F">
              <w:rPr>
                <w:rStyle w:val="Hyperlink"/>
                <w:noProof/>
              </w:rPr>
              <w:t>Fig 1: Monthly revenue trajectory across January, February, and March 2019</w:t>
            </w:r>
            <w:r w:rsidR="004A68FC">
              <w:rPr>
                <w:noProof/>
                <w:webHidden/>
              </w:rPr>
              <w:tab/>
            </w:r>
            <w:r>
              <w:rPr>
                <w:noProof/>
                <w:webHidden/>
              </w:rPr>
              <w:fldChar w:fldCharType="begin"/>
            </w:r>
            <w:r w:rsidR="004A68FC">
              <w:rPr>
                <w:noProof/>
                <w:webHidden/>
              </w:rPr>
              <w:instrText xml:space="preserve"> PAGEREF _Toc227762439 \h </w:instrText>
            </w:r>
            <w:r>
              <w:rPr>
                <w:noProof/>
                <w:webHidden/>
              </w:rPr>
            </w:r>
            <w:r>
              <w:rPr>
                <w:noProof/>
                <w:webHidden/>
              </w:rPr>
              <w:fldChar w:fldCharType="separate"/>
            </w:r>
            <w:r w:rsidR="004A68FC">
              <w:rPr>
                <w:noProof/>
                <w:webHidden/>
              </w:rPr>
              <w:t>72</w:t>
            </w:r>
            <w:r>
              <w:rPr>
                <w:noProof/>
                <w:webHidden/>
              </w:rPr>
              <w:fldChar w:fldCharType="end"/>
            </w:r>
          </w:hyperlink>
        </w:p>
        <w:p w:rsidR="004A68FC" w:rsidRDefault="008A147A">
          <w:pPr>
            <w:pStyle w:val="TOC2"/>
            <w:tabs>
              <w:tab w:val="right" w:leader="dot" w:pos="9016"/>
            </w:tabs>
            <w:rPr>
              <w:noProof/>
            </w:rPr>
          </w:pPr>
          <w:hyperlink w:anchor="_Toc227762440" w:history="1">
            <w:r w:rsidR="004A68FC" w:rsidRPr="00204E2F">
              <w:rPr>
                <w:rStyle w:val="Hyperlink"/>
                <w:rFonts w:ascii="Times New Roman" w:hAnsi="Times New Roman" w:cs="Times New Roman"/>
                <w:bCs/>
                <w:noProof/>
              </w:rPr>
              <w:t>Chart 2 - Revenue by Product Category (Horizontal Bar Chart)</w:t>
            </w:r>
            <w:r w:rsidR="004A68FC">
              <w:rPr>
                <w:noProof/>
                <w:webHidden/>
              </w:rPr>
              <w:tab/>
            </w:r>
            <w:r>
              <w:rPr>
                <w:noProof/>
                <w:webHidden/>
              </w:rPr>
              <w:fldChar w:fldCharType="begin"/>
            </w:r>
            <w:r w:rsidR="004A68FC">
              <w:rPr>
                <w:noProof/>
                <w:webHidden/>
              </w:rPr>
              <w:instrText xml:space="preserve"> PAGEREF _Toc227762440 \h </w:instrText>
            </w:r>
            <w:r>
              <w:rPr>
                <w:noProof/>
                <w:webHidden/>
              </w:rPr>
            </w:r>
            <w:r>
              <w:rPr>
                <w:noProof/>
                <w:webHidden/>
              </w:rPr>
              <w:fldChar w:fldCharType="separate"/>
            </w:r>
            <w:r w:rsidR="004A68FC">
              <w:rPr>
                <w:noProof/>
                <w:webHidden/>
              </w:rPr>
              <w:t>72</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41" w:history="1">
            <w:r w:rsidR="004A68FC" w:rsidRPr="00204E2F">
              <w:rPr>
                <w:rStyle w:val="Hyperlink"/>
                <w:noProof/>
              </w:rPr>
              <w:t>Fig 2: Total three-month revenue contribution per product category</w:t>
            </w:r>
            <w:r w:rsidR="004A68FC">
              <w:rPr>
                <w:noProof/>
                <w:webHidden/>
              </w:rPr>
              <w:tab/>
            </w:r>
            <w:r>
              <w:rPr>
                <w:noProof/>
                <w:webHidden/>
              </w:rPr>
              <w:fldChar w:fldCharType="begin"/>
            </w:r>
            <w:r w:rsidR="004A68FC">
              <w:rPr>
                <w:noProof/>
                <w:webHidden/>
              </w:rPr>
              <w:instrText xml:space="preserve"> PAGEREF _Toc227762441 \h </w:instrText>
            </w:r>
            <w:r>
              <w:rPr>
                <w:noProof/>
                <w:webHidden/>
              </w:rPr>
            </w:r>
            <w:r>
              <w:rPr>
                <w:noProof/>
                <w:webHidden/>
              </w:rPr>
              <w:fldChar w:fldCharType="separate"/>
            </w:r>
            <w:r w:rsidR="004A68FC">
              <w:rPr>
                <w:noProof/>
                <w:webHidden/>
              </w:rPr>
              <w:t>72</w:t>
            </w:r>
            <w:r>
              <w:rPr>
                <w:noProof/>
                <w:webHidden/>
              </w:rPr>
              <w:fldChar w:fldCharType="end"/>
            </w:r>
          </w:hyperlink>
        </w:p>
        <w:p w:rsidR="004A68FC" w:rsidRDefault="008A147A">
          <w:pPr>
            <w:pStyle w:val="TOC2"/>
            <w:tabs>
              <w:tab w:val="right" w:leader="dot" w:pos="9016"/>
            </w:tabs>
            <w:rPr>
              <w:noProof/>
            </w:rPr>
          </w:pPr>
          <w:hyperlink w:anchor="_Toc227762442" w:history="1">
            <w:r w:rsidR="004A68FC" w:rsidRPr="00204E2F">
              <w:rPr>
                <w:rStyle w:val="Hyperlink"/>
                <w:rFonts w:ascii="Times New Roman" w:hAnsi="Times New Roman" w:cs="Times New Roman"/>
                <w:bCs/>
                <w:noProof/>
              </w:rPr>
              <w:t>Chart 3 - Revenue by Region (Pie Chart)</w:t>
            </w:r>
            <w:r w:rsidR="004A68FC">
              <w:rPr>
                <w:noProof/>
                <w:webHidden/>
              </w:rPr>
              <w:tab/>
            </w:r>
            <w:r>
              <w:rPr>
                <w:noProof/>
                <w:webHidden/>
              </w:rPr>
              <w:fldChar w:fldCharType="begin"/>
            </w:r>
            <w:r w:rsidR="004A68FC">
              <w:rPr>
                <w:noProof/>
                <w:webHidden/>
              </w:rPr>
              <w:instrText xml:space="preserve"> PAGEREF _Toc227762442 \h </w:instrText>
            </w:r>
            <w:r>
              <w:rPr>
                <w:noProof/>
                <w:webHidden/>
              </w:rPr>
            </w:r>
            <w:r>
              <w:rPr>
                <w:noProof/>
                <w:webHidden/>
              </w:rPr>
              <w:fldChar w:fldCharType="separate"/>
            </w:r>
            <w:r w:rsidR="004A68FC">
              <w:rPr>
                <w:noProof/>
                <w:webHidden/>
              </w:rPr>
              <w:t>73</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43" w:history="1">
            <w:r w:rsidR="004A68FC" w:rsidRPr="00204E2F">
              <w:rPr>
                <w:rStyle w:val="Hyperlink"/>
                <w:noProof/>
              </w:rPr>
              <w:t>Fig 3: Geographic revenue share across three Myanmar supermarket branch cities</w:t>
            </w:r>
            <w:r w:rsidR="004A68FC">
              <w:rPr>
                <w:noProof/>
                <w:webHidden/>
              </w:rPr>
              <w:tab/>
            </w:r>
            <w:r>
              <w:rPr>
                <w:noProof/>
                <w:webHidden/>
              </w:rPr>
              <w:fldChar w:fldCharType="begin"/>
            </w:r>
            <w:r w:rsidR="004A68FC">
              <w:rPr>
                <w:noProof/>
                <w:webHidden/>
              </w:rPr>
              <w:instrText xml:space="preserve"> PAGEREF _Toc227762443 \h </w:instrText>
            </w:r>
            <w:r>
              <w:rPr>
                <w:noProof/>
                <w:webHidden/>
              </w:rPr>
            </w:r>
            <w:r>
              <w:rPr>
                <w:noProof/>
                <w:webHidden/>
              </w:rPr>
              <w:fldChar w:fldCharType="separate"/>
            </w:r>
            <w:r w:rsidR="004A68FC">
              <w:rPr>
                <w:noProof/>
                <w:webHidden/>
              </w:rPr>
              <w:t>73</w:t>
            </w:r>
            <w:r>
              <w:rPr>
                <w:noProof/>
                <w:webHidden/>
              </w:rPr>
              <w:fldChar w:fldCharType="end"/>
            </w:r>
          </w:hyperlink>
        </w:p>
        <w:p w:rsidR="004A68FC" w:rsidRDefault="008A147A">
          <w:pPr>
            <w:pStyle w:val="TOC2"/>
            <w:tabs>
              <w:tab w:val="right" w:leader="dot" w:pos="9016"/>
            </w:tabs>
            <w:rPr>
              <w:noProof/>
            </w:rPr>
          </w:pPr>
          <w:hyperlink w:anchor="_Toc227762444" w:history="1">
            <w:r w:rsidR="004A68FC" w:rsidRPr="00204E2F">
              <w:rPr>
                <w:rStyle w:val="Hyperlink"/>
                <w:rFonts w:ascii="Times New Roman" w:hAnsi="Times New Roman" w:cs="Times New Roman"/>
                <w:bCs/>
                <w:noProof/>
              </w:rPr>
              <w:t>Chart 4 - Top 10 Products by Units Sold (Horizontal Bar Chart)</w:t>
            </w:r>
            <w:r w:rsidR="004A68FC">
              <w:rPr>
                <w:noProof/>
                <w:webHidden/>
              </w:rPr>
              <w:tab/>
            </w:r>
            <w:r>
              <w:rPr>
                <w:noProof/>
                <w:webHidden/>
              </w:rPr>
              <w:fldChar w:fldCharType="begin"/>
            </w:r>
            <w:r w:rsidR="004A68FC">
              <w:rPr>
                <w:noProof/>
                <w:webHidden/>
              </w:rPr>
              <w:instrText xml:space="preserve"> PAGEREF _Toc227762444 \h </w:instrText>
            </w:r>
            <w:r>
              <w:rPr>
                <w:noProof/>
                <w:webHidden/>
              </w:rPr>
            </w:r>
            <w:r>
              <w:rPr>
                <w:noProof/>
                <w:webHidden/>
              </w:rPr>
              <w:fldChar w:fldCharType="separate"/>
            </w:r>
            <w:r w:rsidR="004A68FC">
              <w:rPr>
                <w:noProof/>
                <w:webHidden/>
              </w:rPr>
              <w:t>73</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45" w:history="1">
            <w:r w:rsidR="004A68FC" w:rsidRPr="00204E2F">
              <w:rPr>
                <w:rStyle w:val="Hyperlink"/>
                <w:noProof/>
              </w:rPr>
              <w:t>Fig 4: Highest-volume products across all branches and categories</w:t>
            </w:r>
            <w:r w:rsidR="004A68FC">
              <w:rPr>
                <w:noProof/>
                <w:webHidden/>
              </w:rPr>
              <w:tab/>
            </w:r>
            <w:r>
              <w:rPr>
                <w:noProof/>
                <w:webHidden/>
              </w:rPr>
              <w:fldChar w:fldCharType="begin"/>
            </w:r>
            <w:r w:rsidR="004A68FC">
              <w:rPr>
                <w:noProof/>
                <w:webHidden/>
              </w:rPr>
              <w:instrText xml:space="preserve"> PAGEREF _Toc227762445 \h </w:instrText>
            </w:r>
            <w:r>
              <w:rPr>
                <w:noProof/>
                <w:webHidden/>
              </w:rPr>
            </w:r>
            <w:r>
              <w:rPr>
                <w:noProof/>
                <w:webHidden/>
              </w:rPr>
              <w:fldChar w:fldCharType="separate"/>
            </w:r>
            <w:r w:rsidR="004A68FC">
              <w:rPr>
                <w:noProof/>
                <w:webHidden/>
              </w:rPr>
              <w:t>73</w:t>
            </w:r>
            <w:r>
              <w:rPr>
                <w:noProof/>
                <w:webHidden/>
              </w:rPr>
              <w:fldChar w:fldCharType="end"/>
            </w:r>
          </w:hyperlink>
        </w:p>
        <w:p w:rsidR="004A68FC" w:rsidRDefault="008A147A">
          <w:pPr>
            <w:pStyle w:val="TOC2"/>
            <w:tabs>
              <w:tab w:val="right" w:leader="dot" w:pos="9016"/>
            </w:tabs>
            <w:rPr>
              <w:noProof/>
            </w:rPr>
          </w:pPr>
          <w:hyperlink w:anchor="_Toc227762446" w:history="1">
            <w:r w:rsidR="004A68FC" w:rsidRPr="00204E2F">
              <w:rPr>
                <w:rStyle w:val="Hyperlink"/>
                <w:rFonts w:ascii="Times New Roman" w:hAnsi="Times New Roman" w:cs="Times New Roman"/>
                <w:bCs/>
                <w:noProof/>
              </w:rPr>
              <w:t>Chart 5 - Revenue by Customer Age Group (Bar Chart)</w:t>
            </w:r>
            <w:r w:rsidR="004A68FC">
              <w:rPr>
                <w:noProof/>
                <w:webHidden/>
              </w:rPr>
              <w:tab/>
            </w:r>
            <w:r>
              <w:rPr>
                <w:noProof/>
                <w:webHidden/>
              </w:rPr>
              <w:fldChar w:fldCharType="begin"/>
            </w:r>
            <w:r w:rsidR="004A68FC">
              <w:rPr>
                <w:noProof/>
                <w:webHidden/>
              </w:rPr>
              <w:instrText xml:space="preserve"> PAGEREF _Toc227762446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47" w:history="1">
            <w:r w:rsidR="004A68FC" w:rsidRPr="00204E2F">
              <w:rPr>
                <w:rStyle w:val="Hyperlink"/>
                <w:noProof/>
              </w:rPr>
              <w:t>Fig 5: Revenue segmentation across four customer demographic age bands</w:t>
            </w:r>
            <w:r w:rsidR="004A68FC">
              <w:rPr>
                <w:noProof/>
                <w:webHidden/>
              </w:rPr>
              <w:tab/>
            </w:r>
            <w:r>
              <w:rPr>
                <w:noProof/>
                <w:webHidden/>
              </w:rPr>
              <w:fldChar w:fldCharType="begin"/>
            </w:r>
            <w:r w:rsidR="004A68FC">
              <w:rPr>
                <w:noProof/>
                <w:webHidden/>
              </w:rPr>
              <w:instrText xml:space="preserve"> PAGEREF _Toc227762447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2"/>
            <w:tabs>
              <w:tab w:val="right" w:leader="dot" w:pos="9016"/>
            </w:tabs>
            <w:rPr>
              <w:noProof/>
            </w:rPr>
          </w:pPr>
          <w:hyperlink w:anchor="_Toc227762448" w:history="1">
            <w:r w:rsidR="004A68FC" w:rsidRPr="00204E2F">
              <w:rPr>
                <w:rStyle w:val="Hyperlink"/>
                <w:rFonts w:ascii="Times New Roman" w:hAnsi="Times New Roman" w:cs="Times New Roman"/>
                <w:bCs/>
                <w:noProof/>
              </w:rPr>
              <w:t>Chart 6 - Correlation Matrix Heatmap</w:t>
            </w:r>
            <w:r w:rsidR="004A68FC">
              <w:rPr>
                <w:noProof/>
                <w:webHidden/>
              </w:rPr>
              <w:tab/>
            </w:r>
            <w:r>
              <w:rPr>
                <w:noProof/>
                <w:webHidden/>
              </w:rPr>
              <w:fldChar w:fldCharType="begin"/>
            </w:r>
            <w:r w:rsidR="004A68FC">
              <w:rPr>
                <w:noProof/>
                <w:webHidden/>
              </w:rPr>
              <w:instrText xml:space="preserve"> PAGEREF _Toc227762448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49" w:history="1">
            <w:r w:rsidR="004A68FC" w:rsidRPr="00204E2F">
              <w:rPr>
                <w:rStyle w:val="Hyperlink"/>
                <w:noProof/>
              </w:rPr>
              <w:t>Fig 6: Pairwise Pearson correlation coefficients between all numeric variables</w:t>
            </w:r>
            <w:r w:rsidR="004A68FC">
              <w:rPr>
                <w:noProof/>
                <w:webHidden/>
              </w:rPr>
              <w:tab/>
            </w:r>
            <w:r>
              <w:rPr>
                <w:noProof/>
                <w:webHidden/>
              </w:rPr>
              <w:fldChar w:fldCharType="begin"/>
            </w:r>
            <w:r w:rsidR="004A68FC">
              <w:rPr>
                <w:noProof/>
                <w:webHidden/>
              </w:rPr>
              <w:instrText xml:space="preserve"> PAGEREF _Toc227762449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2"/>
            <w:tabs>
              <w:tab w:val="right" w:leader="dot" w:pos="9016"/>
            </w:tabs>
            <w:rPr>
              <w:noProof/>
            </w:rPr>
          </w:pPr>
          <w:hyperlink w:anchor="_Toc227762450" w:history="1">
            <w:r w:rsidR="004A68FC" w:rsidRPr="00204E2F">
              <w:rPr>
                <w:rStyle w:val="Hyperlink"/>
                <w:rFonts w:ascii="Times New Roman" w:hAnsi="Times New Roman" w:cs="Times New Roman"/>
                <w:bCs/>
                <w:noProof/>
              </w:rPr>
              <w:t>Chart 7 - Units Sold vs Revenue (Scatter Plot by Category)</w:t>
            </w:r>
            <w:r w:rsidR="004A68FC">
              <w:rPr>
                <w:noProof/>
                <w:webHidden/>
              </w:rPr>
              <w:tab/>
            </w:r>
            <w:r>
              <w:rPr>
                <w:noProof/>
                <w:webHidden/>
              </w:rPr>
              <w:fldChar w:fldCharType="begin"/>
            </w:r>
            <w:r w:rsidR="004A68FC">
              <w:rPr>
                <w:noProof/>
                <w:webHidden/>
              </w:rPr>
              <w:instrText xml:space="preserve"> PAGEREF _Toc227762450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51" w:history="1">
            <w:r w:rsidR="004A68FC" w:rsidRPr="00204E2F">
              <w:rPr>
                <w:rStyle w:val="Hyperlink"/>
                <w:noProof/>
              </w:rPr>
              <w:t>Fig 7: Transaction-level relationship between volume and revenue, by category</w:t>
            </w:r>
            <w:r w:rsidR="004A68FC">
              <w:rPr>
                <w:noProof/>
                <w:webHidden/>
              </w:rPr>
              <w:tab/>
            </w:r>
            <w:r>
              <w:rPr>
                <w:noProof/>
                <w:webHidden/>
              </w:rPr>
              <w:fldChar w:fldCharType="begin"/>
            </w:r>
            <w:r w:rsidR="004A68FC">
              <w:rPr>
                <w:noProof/>
                <w:webHidden/>
              </w:rPr>
              <w:instrText xml:space="preserve"> PAGEREF _Toc227762451 \h </w:instrText>
            </w:r>
            <w:r>
              <w:rPr>
                <w:noProof/>
                <w:webHidden/>
              </w:rPr>
            </w:r>
            <w:r>
              <w:rPr>
                <w:noProof/>
                <w:webHidden/>
              </w:rPr>
              <w:fldChar w:fldCharType="separate"/>
            </w:r>
            <w:r w:rsidR="004A68FC">
              <w:rPr>
                <w:noProof/>
                <w:webHidden/>
              </w:rPr>
              <w:t>74</w:t>
            </w:r>
            <w:r>
              <w:rPr>
                <w:noProof/>
                <w:webHidden/>
              </w:rPr>
              <w:fldChar w:fldCharType="end"/>
            </w:r>
          </w:hyperlink>
        </w:p>
        <w:p w:rsidR="004A68FC" w:rsidRDefault="008A147A">
          <w:pPr>
            <w:pStyle w:val="TOC2"/>
            <w:tabs>
              <w:tab w:val="right" w:leader="dot" w:pos="9016"/>
            </w:tabs>
            <w:rPr>
              <w:noProof/>
            </w:rPr>
          </w:pPr>
          <w:hyperlink w:anchor="_Toc227762452" w:history="1">
            <w:r w:rsidR="004A68FC" w:rsidRPr="00204E2F">
              <w:rPr>
                <w:rStyle w:val="Hyperlink"/>
                <w:rFonts w:ascii="Times New Roman" w:hAnsi="Times New Roman" w:cs="Times New Roman"/>
                <w:bCs/>
                <w:noProof/>
              </w:rPr>
              <w:t>Chart 8 - Monthly Revenue by Category (Stacked Bar Chart)</w:t>
            </w:r>
            <w:r w:rsidR="004A68FC">
              <w:rPr>
                <w:noProof/>
                <w:webHidden/>
              </w:rPr>
              <w:tab/>
            </w:r>
            <w:r>
              <w:rPr>
                <w:noProof/>
                <w:webHidden/>
              </w:rPr>
              <w:fldChar w:fldCharType="begin"/>
            </w:r>
            <w:r w:rsidR="004A68FC">
              <w:rPr>
                <w:noProof/>
                <w:webHidden/>
              </w:rPr>
              <w:instrText xml:space="preserve"> PAGEREF _Toc227762452 \h </w:instrText>
            </w:r>
            <w:r>
              <w:rPr>
                <w:noProof/>
                <w:webHidden/>
              </w:rPr>
            </w:r>
            <w:r>
              <w:rPr>
                <w:noProof/>
                <w:webHidden/>
              </w:rPr>
              <w:fldChar w:fldCharType="separate"/>
            </w:r>
            <w:r w:rsidR="004A68FC">
              <w:rPr>
                <w:noProof/>
                <w:webHidden/>
              </w:rPr>
              <w:t>75</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53" w:history="1">
            <w:r w:rsidR="004A68FC" w:rsidRPr="00204E2F">
              <w:rPr>
                <w:rStyle w:val="Hyperlink"/>
                <w:noProof/>
              </w:rPr>
              <w:t>Fig 8: Category revenue composition within each month</w:t>
            </w:r>
            <w:r w:rsidR="004A68FC">
              <w:rPr>
                <w:noProof/>
                <w:webHidden/>
              </w:rPr>
              <w:tab/>
            </w:r>
            <w:r>
              <w:rPr>
                <w:noProof/>
                <w:webHidden/>
              </w:rPr>
              <w:fldChar w:fldCharType="begin"/>
            </w:r>
            <w:r w:rsidR="004A68FC">
              <w:rPr>
                <w:noProof/>
                <w:webHidden/>
              </w:rPr>
              <w:instrText xml:space="preserve"> PAGEREF _Toc227762453 \h </w:instrText>
            </w:r>
            <w:r>
              <w:rPr>
                <w:noProof/>
                <w:webHidden/>
              </w:rPr>
            </w:r>
            <w:r>
              <w:rPr>
                <w:noProof/>
                <w:webHidden/>
              </w:rPr>
              <w:fldChar w:fldCharType="separate"/>
            </w:r>
            <w:r w:rsidR="004A68FC">
              <w:rPr>
                <w:noProof/>
                <w:webHidden/>
              </w:rPr>
              <w:t>75</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54" w:history="1">
            <w:r w:rsidR="004A68FC" w:rsidRPr="00204E2F">
              <w:rPr>
                <w:rStyle w:val="Hyperlink"/>
                <w:noProof/>
              </w:rPr>
              <w:t>- Jan, Feb, Mar 2019</w:t>
            </w:r>
            <w:r w:rsidR="004A68FC">
              <w:rPr>
                <w:noProof/>
                <w:webHidden/>
              </w:rPr>
              <w:tab/>
            </w:r>
            <w:r>
              <w:rPr>
                <w:noProof/>
                <w:webHidden/>
              </w:rPr>
              <w:fldChar w:fldCharType="begin"/>
            </w:r>
            <w:r w:rsidR="004A68FC">
              <w:rPr>
                <w:noProof/>
                <w:webHidden/>
              </w:rPr>
              <w:instrText xml:space="preserve"> PAGEREF _Toc227762454 \h </w:instrText>
            </w:r>
            <w:r>
              <w:rPr>
                <w:noProof/>
                <w:webHidden/>
              </w:rPr>
            </w:r>
            <w:r>
              <w:rPr>
                <w:noProof/>
                <w:webHidden/>
              </w:rPr>
              <w:fldChar w:fldCharType="separate"/>
            </w:r>
            <w:r w:rsidR="004A68FC">
              <w:rPr>
                <w:noProof/>
                <w:webHidden/>
              </w:rPr>
              <w:t>75</w:t>
            </w:r>
            <w:r>
              <w:rPr>
                <w:noProof/>
                <w:webHidden/>
              </w:rPr>
              <w:fldChar w:fldCharType="end"/>
            </w:r>
          </w:hyperlink>
        </w:p>
        <w:p w:rsidR="004A68FC" w:rsidRDefault="008A147A">
          <w:pPr>
            <w:pStyle w:val="TOC2"/>
            <w:tabs>
              <w:tab w:val="right" w:leader="dot" w:pos="9016"/>
            </w:tabs>
            <w:rPr>
              <w:noProof/>
            </w:rPr>
          </w:pPr>
          <w:hyperlink w:anchor="_Toc227762455" w:history="1">
            <w:r w:rsidR="004A68FC" w:rsidRPr="00204E2F">
              <w:rPr>
                <w:rStyle w:val="Hyperlink"/>
                <w:rFonts w:ascii="Times New Roman" w:hAnsi="Times New Roman" w:cs="Times New Roman"/>
                <w:bCs/>
                <w:noProof/>
              </w:rPr>
              <w:t>KEY FINDINGS AND ANALYTICAL INSIGHTS (Part 1)</w:t>
            </w:r>
            <w:r w:rsidR="004A68FC">
              <w:rPr>
                <w:noProof/>
                <w:webHidden/>
              </w:rPr>
              <w:tab/>
            </w:r>
            <w:r>
              <w:rPr>
                <w:noProof/>
                <w:webHidden/>
              </w:rPr>
              <w:fldChar w:fldCharType="begin"/>
            </w:r>
            <w:r w:rsidR="004A68FC">
              <w:rPr>
                <w:noProof/>
                <w:webHidden/>
              </w:rPr>
              <w:instrText xml:space="preserve"> PAGEREF _Toc227762455 \h </w:instrText>
            </w:r>
            <w:r>
              <w:rPr>
                <w:noProof/>
                <w:webHidden/>
              </w:rPr>
            </w:r>
            <w:r>
              <w:rPr>
                <w:noProof/>
                <w:webHidden/>
              </w:rPr>
              <w:fldChar w:fldCharType="separate"/>
            </w:r>
            <w:r w:rsidR="004A68FC">
              <w:rPr>
                <w:noProof/>
                <w:webHidden/>
              </w:rPr>
              <w:t>75</w:t>
            </w:r>
            <w:r>
              <w:rPr>
                <w:noProof/>
                <w:webHidden/>
              </w:rPr>
              <w:fldChar w:fldCharType="end"/>
            </w:r>
          </w:hyperlink>
        </w:p>
        <w:p w:rsidR="004A68FC" w:rsidRDefault="008A147A">
          <w:pPr>
            <w:pStyle w:val="TOC2"/>
            <w:tabs>
              <w:tab w:val="right" w:leader="dot" w:pos="9016"/>
            </w:tabs>
            <w:rPr>
              <w:noProof/>
            </w:rPr>
          </w:pPr>
          <w:hyperlink w:anchor="_Toc227762456" w:history="1">
            <w:r w:rsidR="004A68FC" w:rsidRPr="00204E2F">
              <w:rPr>
                <w:rStyle w:val="Hyperlink"/>
                <w:rFonts w:ascii="Times New Roman" w:hAnsi="Times New Roman" w:cs="Times New Roman"/>
                <w:bCs/>
                <w:noProof/>
              </w:rPr>
              <w:t>Finding 1: Revenue Followed a V-Shaped Seasonal Pattern</w:t>
            </w:r>
            <w:r w:rsidR="004A68FC">
              <w:rPr>
                <w:noProof/>
                <w:webHidden/>
              </w:rPr>
              <w:tab/>
            </w:r>
            <w:r>
              <w:rPr>
                <w:noProof/>
                <w:webHidden/>
              </w:rPr>
              <w:fldChar w:fldCharType="begin"/>
            </w:r>
            <w:r w:rsidR="004A68FC">
              <w:rPr>
                <w:noProof/>
                <w:webHidden/>
              </w:rPr>
              <w:instrText xml:space="preserve"> PAGEREF _Toc227762456 \h </w:instrText>
            </w:r>
            <w:r>
              <w:rPr>
                <w:noProof/>
                <w:webHidden/>
              </w:rPr>
            </w:r>
            <w:r>
              <w:rPr>
                <w:noProof/>
                <w:webHidden/>
              </w:rPr>
              <w:fldChar w:fldCharType="separate"/>
            </w:r>
            <w:r w:rsidR="004A68FC">
              <w:rPr>
                <w:noProof/>
                <w:webHidden/>
              </w:rPr>
              <w:t>75</w:t>
            </w:r>
            <w:r>
              <w:rPr>
                <w:noProof/>
                <w:webHidden/>
              </w:rPr>
              <w:fldChar w:fldCharType="end"/>
            </w:r>
          </w:hyperlink>
        </w:p>
        <w:p w:rsidR="004A68FC" w:rsidRDefault="008A147A">
          <w:pPr>
            <w:pStyle w:val="TOC2"/>
            <w:tabs>
              <w:tab w:val="right" w:leader="dot" w:pos="9016"/>
            </w:tabs>
            <w:rPr>
              <w:noProof/>
            </w:rPr>
          </w:pPr>
          <w:hyperlink w:anchor="_Toc227762457" w:history="1">
            <w:r w:rsidR="004A68FC" w:rsidRPr="00204E2F">
              <w:rPr>
                <w:rStyle w:val="Hyperlink"/>
                <w:rFonts w:ascii="Times New Roman" w:hAnsi="Times New Roman" w:cs="Times New Roman"/>
                <w:bCs/>
                <w:noProof/>
              </w:rPr>
              <w:t>Finding 2: Category Revenue Distribution is Exceptionally Balanced</w:t>
            </w:r>
            <w:r w:rsidR="004A68FC">
              <w:rPr>
                <w:noProof/>
                <w:webHidden/>
              </w:rPr>
              <w:tab/>
            </w:r>
            <w:r>
              <w:rPr>
                <w:noProof/>
                <w:webHidden/>
              </w:rPr>
              <w:fldChar w:fldCharType="begin"/>
            </w:r>
            <w:r w:rsidR="004A68FC">
              <w:rPr>
                <w:noProof/>
                <w:webHidden/>
              </w:rPr>
              <w:instrText xml:space="preserve"> PAGEREF _Toc227762457 \h </w:instrText>
            </w:r>
            <w:r>
              <w:rPr>
                <w:noProof/>
                <w:webHidden/>
              </w:rPr>
            </w:r>
            <w:r>
              <w:rPr>
                <w:noProof/>
                <w:webHidden/>
              </w:rPr>
              <w:fldChar w:fldCharType="separate"/>
            </w:r>
            <w:r w:rsidR="004A68FC">
              <w:rPr>
                <w:noProof/>
                <w:webHidden/>
              </w:rPr>
              <w:t>76</w:t>
            </w:r>
            <w:r>
              <w:rPr>
                <w:noProof/>
                <w:webHidden/>
              </w:rPr>
              <w:fldChar w:fldCharType="end"/>
            </w:r>
          </w:hyperlink>
        </w:p>
        <w:p w:rsidR="004A68FC" w:rsidRDefault="008A147A">
          <w:pPr>
            <w:pStyle w:val="TOC2"/>
            <w:tabs>
              <w:tab w:val="right" w:leader="dot" w:pos="9016"/>
            </w:tabs>
            <w:rPr>
              <w:noProof/>
            </w:rPr>
          </w:pPr>
          <w:hyperlink w:anchor="_Toc227762458" w:history="1">
            <w:r w:rsidR="004A68FC" w:rsidRPr="00204E2F">
              <w:rPr>
                <w:rStyle w:val="Hyperlink"/>
                <w:rFonts w:ascii="Times New Roman" w:hAnsi="Times New Roman" w:cs="Times New Roman"/>
                <w:bCs/>
                <w:noProof/>
              </w:rPr>
              <w:t>Finding 3: Geographic Revenue Distribution Shows Healthy Branch Balance</w:t>
            </w:r>
            <w:r w:rsidR="004A68FC">
              <w:rPr>
                <w:noProof/>
                <w:webHidden/>
              </w:rPr>
              <w:tab/>
            </w:r>
            <w:r>
              <w:rPr>
                <w:noProof/>
                <w:webHidden/>
              </w:rPr>
              <w:fldChar w:fldCharType="begin"/>
            </w:r>
            <w:r w:rsidR="004A68FC">
              <w:rPr>
                <w:noProof/>
                <w:webHidden/>
              </w:rPr>
              <w:instrText xml:space="preserve"> PAGEREF _Toc227762458 \h </w:instrText>
            </w:r>
            <w:r>
              <w:rPr>
                <w:noProof/>
                <w:webHidden/>
              </w:rPr>
            </w:r>
            <w:r>
              <w:rPr>
                <w:noProof/>
                <w:webHidden/>
              </w:rPr>
              <w:fldChar w:fldCharType="separate"/>
            </w:r>
            <w:r w:rsidR="004A68FC">
              <w:rPr>
                <w:noProof/>
                <w:webHidden/>
              </w:rPr>
              <w:t>76</w:t>
            </w:r>
            <w:r>
              <w:rPr>
                <w:noProof/>
                <w:webHidden/>
              </w:rPr>
              <w:fldChar w:fldCharType="end"/>
            </w:r>
          </w:hyperlink>
        </w:p>
        <w:p w:rsidR="004A68FC" w:rsidRDefault="008A147A">
          <w:pPr>
            <w:pStyle w:val="TOC2"/>
            <w:tabs>
              <w:tab w:val="right" w:leader="dot" w:pos="9016"/>
            </w:tabs>
            <w:rPr>
              <w:noProof/>
            </w:rPr>
          </w:pPr>
          <w:hyperlink w:anchor="_Toc227762459" w:history="1">
            <w:r w:rsidR="004A68FC" w:rsidRPr="00204E2F">
              <w:rPr>
                <w:rStyle w:val="Hyperlink"/>
                <w:rFonts w:ascii="Times New Roman" w:hAnsi="Times New Roman" w:cs="Times New Roman"/>
                <w:bCs/>
                <w:noProof/>
              </w:rPr>
              <w:t>KEY FINDINGS AND ANALYTICAL INSIGHTS (Part 2)</w:t>
            </w:r>
            <w:r w:rsidR="004A68FC">
              <w:rPr>
                <w:noProof/>
                <w:webHidden/>
              </w:rPr>
              <w:tab/>
            </w:r>
            <w:r>
              <w:rPr>
                <w:noProof/>
                <w:webHidden/>
              </w:rPr>
              <w:fldChar w:fldCharType="begin"/>
            </w:r>
            <w:r w:rsidR="004A68FC">
              <w:rPr>
                <w:noProof/>
                <w:webHidden/>
              </w:rPr>
              <w:instrText xml:space="preserve"> PAGEREF _Toc227762459 \h </w:instrText>
            </w:r>
            <w:r>
              <w:rPr>
                <w:noProof/>
                <w:webHidden/>
              </w:rPr>
            </w:r>
            <w:r>
              <w:rPr>
                <w:noProof/>
                <w:webHidden/>
              </w:rPr>
              <w:fldChar w:fldCharType="separate"/>
            </w:r>
            <w:r w:rsidR="004A68FC">
              <w:rPr>
                <w:noProof/>
                <w:webHidden/>
              </w:rPr>
              <w:t>76</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60" w:history="1">
            <w:r w:rsidR="004A68FC" w:rsidRPr="00204E2F">
              <w:rPr>
                <w:rStyle w:val="Hyperlink"/>
                <w:noProof/>
              </w:rPr>
              <w:t>Finding 4: The 46+ Age Group Generates Over Half of Total Revenue</w:t>
            </w:r>
            <w:r w:rsidR="004A68FC">
              <w:rPr>
                <w:noProof/>
                <w:webHidden/>
              </w:rPr>
              <w:tab/>
            </w:r>
            <w:r>
              <w:rPr>
                <w:noProof/>
                <w:webHidden/>
              </w:rPr>
              <w:fldChar w:fldCharType="begin"/>
            </w:r>
            <w:r w:rsidR="004A68FC">
              <w:rPr>
                <w:noProof/>
                <w:webHidden/>
              </w:rPr>
              <w:instrText xml:space="preserve"> PAGEREF _Toc227762460 \h </w:instrText>
            </w:r>
            <w:r>
              <w:rPr>
                <w:noProof/>
                <w:webHidden/>
              </w:rPr>
            </w:r>
            <w:r>
              <w:rPr>
                <w:noProof/>
                <w:webHidden/>
              </w:rPr>
              <w:fldChar w:fldCharType="separate"/>
            </w:r>
            <w:r w:rsidR="004A68FC">
              <w:rPr>
                <w:noProof/>
                <w:webHidden/>
              </w:rPr>
              <w:t>76</w:t>
            </w:r>
            <w:r>
              <w:rPr>
                <w:noProof/>
                <w:webHidden/>
              </w:rPr>
              <w:fldChar w:fldCharType="end"/>
            </w:r>
          </w:hyperlink>
        </w:p>
        <w:p w:rsidR="004A68FC" w:rsidRDefault="008A147A">
          <w:pPr>
            <w:pStyle w:val="TOC2"/>
            <w:tabs>
              <w:tab w:val="right" w:leader="dot" w:pos="9016"/>
            </w:tabs>
            <w:rPr>
              <w:noProof/>
            </w:rPr>
          </w:pPr>
          <w:hyperlink w:anchor="_Toc227762461" w:history="1">
            <w:r w:rsidR="004A68FC" w:rsidRPr="00204E2F">
              <w:rPr>
                <w:rStyle w:val="Hyperlink"/>
                <w:rFonts w:ascii="Times New Roman" w:hAnsi="Times New Roman" w:cs="Times New Roman"/>
                <w:bCs/>
                <w:noProof/>
              </w:rPr>
              <w:t>Finding 5: Customer Satisfaction Ratings Do Not Predict Revenue</w:t>
            </w:r>
            <w:r w:rsidR="004A68FC">
              <w:rPr>
                <w:noProof/>
                <w:webHidden/>
              </w:rPr>
              <w:tab/>
            </w:r>
            <w:r>
              <w:rPr>
                <w:noProof/>
                <w:webHidden/>
              </w:rPr>
              <w:fldChar w:fldCharType="begin"/>
            </w:r>
            <w:r w:rsidR="004A68FC">
              <w:rPr>
                <w:noProof/>
                <w:webHidden/>
              </w:rPr>
              <w:instrText xml:space="preserve"> PAGEREF _Toc227762461 \h </w:instrText>
            </w:r>
            <w:r>
              <w:rPr>
                <w:noProof/>
                <w:webHidden/>
              </w:rPr>
            </w:r>
            <w:r>
              <w:rPr>
                <w:noProof/>
                <w:webHidden/>
              </w:rPr>
              <w:fldChar w:fldCharType="separate"/>
            </w:r>
            <w:r w:rsidR="004A68FC">
              <w:rPr>
                <w:noProof/>
                <w:webHidden/>
              </w:rPr>
              <w:t>77</w:t>
            </w:r>
            <w:r>
              <w:rPr>
                <w:noProof/>
                <w:webHidden/>
              </w:rPr>
              <w:fldChar w:fldCharType="end"/>
            </w:r>
          </w:hyperlink>
        </w:p>
        <w:p w:rsidR="004A68FC" w:rsidRDefault="008A147A">
          <w:pPr>
            <w:pStyle w:val="TOC2"/>
            <w:tabs>
              <w:tab w:val="right" w:leader="dot" w:pos="9016"/>
            </w:tabs>
            <w:rPr>
              <w:noProof/>
            </w:rPr>
          </w:pPr>
          <w:hyperlink w:anchor="_Toc227762462" w:history="1">
            <w:r w:rsidR="004A68FC" w:rsidRPr="00204E2F">
              <w:rPr>
                <w:rStyle w:val="Hyperlink"/>
                <w:rFonts w:ascii="Times New Roman" w:hAnsi="Times New Roman" w:cs="Times New Roman"/>
                <w:bCs/>
                <w:noProof/>
              </w:rPr>
              <w:t>Finding 6: Category Mix is Stable Month-on-Month</w:t>
            </w:r>
            <w:r w:rsidR="004A68FC">
              <w:rPr>
                <w:noProof/>
                <w:webHidden/>
              </w:rPr>
              <w:tab/>
            </w:r>
            <w:r>
              <w:rPr>
                <w:noProof/>
                <w:webHidden/>
              </w:rPr>
              <w:fldChar w:fldCharType="begin"/>
            </w:r>
            <w:r w:rsidR="004A68FC">
              <w:rPr>
                <w:noProof/>
                <w:webHidden/>
              </w:rPr>
              <w:instrText xml:space="preserve"> PAGEREF _Toc227762462 \h </w:instrText>
            </w:r>
            <w:r>
              <w:rPr>
                <w:noProof/>
                <w:webHidden/>
              </w:rPr>
            </w:r>
            <w:r>
              <w:rPr>
                <w:noProof/>
                <w:webHidden/>
              </w:rPr>
              <w:fldChar w:fldCharType="separate"/>
            </w:r>
            <w:r w:rsidR="004A68FC">
              <w:rPr>
                <w:noProof/>
                <w:webHidden/>
              </w:rPr>
              <w:t>77</w:t>
            </w:r>
            <w:r>
              <w:rPr>
                <w:noProof/>
                <w:webHidden/>
              </w:rPr>
              <w:fldChar w:fldCharType="end"/>
            </w:r>
          </w:hyperlink>
        </w:p>
        <w:p w:rsidR="004A68FC" w:rsidRDefault="008A147A">
          <w:pPr>
            <w:pStyle w:val="TOC2"/>
            <w:tabs>
              <w:tab w:val="right" w:leader="dot" w:pos="9016"/>
            </w:tabs>
            <w:rPr>
              <w:noProof/>
            </w:rPr>
          </w:pPr>
          <w:hyperlink w:anchor="_Toc227762463" w:history="1">
            <w:r w:rsidR="004A68FC" w:rsidRPr="00204E2F">
              <w:rPr>
                <w:rStyle w:val="Hyperlink"/>
                <w:rFonts w:ascii="Times New Roman" w:hAnsi="Times New Roman" w:cs="Times New Roman"/>
                <w:bCs/>
                <w:noProof/>
              </w:rPr>
              <w:t>FUTURE WORK AND PROPOSED ENHANCEMENTS</w:t>
            </w:r>
            <w:r w:rsidR="004A68FC">
              <w:rPr>
                <w:noProof/>
                <w:webHidden/>
              </w:rPr>
              <w:tab/>
            </w:r>
            <w:r>
              <w:rPr>
                <w:noProof/>
                <w:webHidden/>
              </w:rPr>
              <w:fldChar w:fldCharType="begin"/>
            </w:r>
            <w:r w:rsidR="004A68FC">
              <w:rPr>
                <w:noProof/>
                <w:webHidden/>
              </w:rPr>
              <w:instrText xml:space="preserve"> PAGEREF _Toc227762463 \h </w:instrText>
            </w:r>
            <w:r>
              <w:rPr>
                <w:noProof/>
                <w:webHidden/>
              </w:rPr>
            </w:r>
            <w:r>
              <w:rPr>
                <w:noProof/>
                <w:webHidden/>
              </w:rPr>
              <w:fldChar w:fldCharType="separate"/>
            </w:r>
            <w:r w:rsidR="004A68FC">
              <w:rPr>
                <w:noProof/>
                <w:webHidden/>
              </w:rPr>
              <w:t>77</w:t>
            </w:r>
            <w:r>
              <w:rPr>
                <w:noProof/>
                <w:webHidden/>
              </w:rPr>
              <w:fldChar w:fldCharType="end"/>
            </w:r>
          </w:hyperlink>
        </w:p>
        <w:p w:rsidR="004A68FC" w:rsidRDefault="008A147A">
          <w:pPr>
            <w:pStyle w:val="TOC2"/>
            <w:tabs>
              <w:tab w:val="right" w:leader="dot" w:pos="9016"/>
            </w:tabs>
            <w:rPr>
              <w:noProof/>
            </w:rPr>
          </w:pPr>
          <w:hyperlink w:anchor="_Toc227762464" w:history="1">
            <w:r w:rsidR="004A68FC" w:rsidRPr="00204E2F">
              <w:rPr>
                <w:rStyle w:val="Hyperlink"/>
                <w:rFonts w:ascii="Times New Roman" w:hAnsi="Times New Roman" w:cs="Times New Roman"/>
                <w:bCs/>
                <w:noProof/>
              </w:rPr>
              <w:t>Machine Learning Integration for Predictive Narratives</w:t>
            </w:r>
            <w:r w:rsidR="004A68FC">
              <w:rPr>
                <w:noProof/>
                <w:webHidden/>
              </w:rPr>
              <w:tab/>
            </w:r>
            <w:r>
              <w:rPr>
                <w:noProof/>
                <w:webHidden/>
              </w:rPr>
              <w:fldChar w:fldCharType="begin"/>
            </w:r>
            <w:r w:rsidR="004A68FC">
              <w:rPr>
                <w:noProof/>
                <w:webHidden/>
              </w:rPr>
              <w:instrText xml:space="preserve"> PAGEREF _Toc227762464 \h </w:instrText>
            </w:r>
            <w:r>
              <w:rPr>
                <w:noProof/>
                <w:webHidden/>
              </w:rPr>
            </w:r>
            <w:r>
              <w:rPr>
                <w:noProof/>
                <w:webHidden/>
              </w:rPr>
              <w:fldChar w:fldCharType="separate"/>
            </w:r>
            <w:r w:rsidR="004A68FC">
              <w:rPr>
                <w:noProof/>
                <w:webHidden/>
              </w:rPr>
              <w:t>77</w:t>
            </w:r>
            <w:r>
              <w:rPr>
                <w:noProof/>
                <w:webHidden/>
              </w:rPr>
              <w:fldChar w:fldCharType="end"/>
            </w:r>
          </w:hyperlink>
        </w:p>
        <w:p w:rsidR="004A68FC" w:rsidRDefault="008A147A">
          <w:pPr>
            <w:pStyle w:val="TOC2"/>
            <w:tabs>
              <w:tab w:val="right" w:leader="dot" w:pos="9016"/>
            </w:tabs>
            <w:rPr>
              <w:noProof/>
            </w:rPr>
          </w:pPr>
          <w:hyperlink w:anchor="_Toc227762465" w:history="1">
            <w:r w:rsidR="004A68FC" w:rsidRPr="00204E2F">
              <w:rPr>
                <w:rStyle w:val="Hyperlink"/>
                <w:rFonts w:ascii="Times New Roman" w:hAnsi="Times New Roman" w:cs="Times New Roman"/>
                <w:bCs/>
                <w:noProof/>
              </w:rPr>
              <w:t>Real-Time Database Connectivity</w:t>
            </w:r>
            <w:r w:rsidR="004A68FC">
              <w:rPr>
                <w:noProof/>
                <w:webHidden/>
              </w:rPr>
              <w:tab/>
            </w:r>
            <w:r>
              <w:rPr>
                <w:noProof/>
                <w:webHidden/>
              </w:rPr>
              <w:fldChar w:fldCharType="begin"/>
            </w:r>
            <w:r w:rsidR="004A68FC">
              <w:rPr>
                <w:noProof/>
                <w:webHidden/>
              </w:rPr>
              <w:instrText xml:space="preserve"> PAGEREF _Toc227762465 \h </w:instrText>
            </w:r>
            <w:r>
              <w:rPr>
                <w:noProof/>
                <w:webHidden/>
              </w:rPr>
            </w:r>
            <w:r>
              <w:rPr>
                <w:noProof/>
                <w:webHidden/>
              </w:rPr>
              <w:fldChar w:fldCharType="separate"/>
            </w:r>
            <w:r w:rsidR="004A68FC">
              <w:rPr>
                <w:noProof/>
                <w:webHidden/>
              </w:rPr>
              <w:t>78</w:t>
            </w:r>
            <w:r>
              <w:rPr>
                <w:noProof/>
                <w:webHidden/>
              </w:rPr>
              <w:fldChar w:fldCharType="end"/>
            </w:r>
          </w:hyperlink>
        </w:p>
        <w:p w:rsidR="004A68FC" w:rsidRDefault="008A147A">
          <w:pPr>
            <w:pStyle w:val="TOC2"/>
            <w:tabs>
              <w:tab w:val="right" w:leader="dot" w:pos="9016"/>
            </w:tabs>
            <w:rPr>
              <w:noProof/>
            </w:rPr>
          </w:pPr>
          <w:hyperlink w:anchor="_Toc227762466" w:history="1">
            <w:r w:rsidR="004A68FC" w:rsidRPr="00204E2F">
              <w:rPr>
                <w:rStyle w:val="Hyperlink"/>
                <w:rFonts w:ascii="Times New Roman" w:hAnsi="Times New Roman" w:cs="Times New Roman"/>
                <w:bCs/>
                <w:noProof/>
              </w:rPr>
              <w:t>Interactive Charts with Plotly Dash</w:t>
            </w:r>
            <w:r w:rsidR="004A68FC">
              <w:rPr>
                <w:noProof/>
                <w:webHidden/>
              </w:rPr>
              <w:tab/>
            </w:r>
            <w:r>
              <w:rPr>
                <w:noProof/>
                <w:webHidden/>
              </w:rPr>
              <w:fldChar w:fldCharType="begin"/>
            </w:r>
            <w:r w:rsidR="004A68FC">
              <w:rPr>
                <w:noProof/>
                <w:webHidden/>
              </w:rPr>
              <w:instrText xml:space="preserve"> PAGEREF _Toc227762466 \h </w:instrText>
            </w:r>
            <w:r>
              <w:rPr>
                <w:noProof/>
                <w:webHidden/>
              </w:rPr>
            </w:r>
            <w:r>
              <w:rPr>
                <w:noProof/>
                <w:webHidden/>
              </w:rPr>
              <w:fldChar w:fldCharType="separate"/>
            </w:r>
            <w:r w:rsidR="004A68FC">
              <w:rPr>
                <w:noProof/>
                <w:webHidden/>
              </w:rPr>
              <w:t>78</w:t>
            </w:r>
            <w:r>
              <w:rPr>
                <w:noProof/>
                <w:webHidden/>
              </w:rPr>
              <w:fldChar w:fldCharType="end"/>
            </w:r>
          </w:hyperlink>
        </w:p>
        <w:p w:rsidR="004A68FC" w:rsidRDefault="008A147A">
          <w:pPr>
            <w:pStyle w:val="TOC2"/>
            <w:tabs>
              <w:tab w:val="right" w:leader="dot" w:pos="9016"/>
            </w:tabs>
            <w:rPr>
              <w:noProof/>
            </w:rPr>
          </w:pPr>
          <w:hyperlink w:anchor="_Toc227762467" w:history="1">
            <w:r w:rsidR="004A68FC" w:rsidRPr="00204E2F">
              <w:rPr>
                <w:rStyle w:val="Hyperlink"/>
                <w:rFonts w:ascii="Times New Roman" w:hAnsi="Times New Roman" w:cs="Times New Roman"/>
                <w:bCs/>
                <w:noProof/>
              </w:rPr>
              <w:t>Multi-Dataset Comparison and Role-Based Views</w:t>
            </w:r>
            <w:r w:rsidR="004A68FC">
              <w:rPr>
                <w:noProof/>
                <w:webHidden/>
              </w:rPr>
              <w:tab/>
            </w:r>
            <w:r>
              <w:rPr>
                <w:noProof/>
                <w:webHidden/>
              </w:rPr>
              <w:fldChar w:fldCharType="begin"/>
            </w:r>
            <w:r w:rsidR="004A68FC">
              <w:rPr>
                <w:noProof/>
                <w:webHidden/>
              </w:rPr>
              <w:instrText xml:space="preserve"> PAGEREF _Toc227762467 \h </w:instrText>
            </w:r>
            <w:r>
              <w:rPr>
                <w:noProof/>
                <w:webHidden/>
              </w:rPr>
            </w:r>
            <w:r>
              <w:rPr>
                <w:noProof/>
                <w:webHidden/>
              </w:rPr>
              <w:fldChar w:fldCharType="separate"/>
            </w:r>
            <w:r w:rsidR="004A68FC">
              <w:rPr>
                <w:noProof/>
                <w:webHidden/>
              </w:rPr>
              <w:t>78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68" w:history="1">
            <w:r w:rsidR="004A68FC" w:rsidRPr="00204E2F">
              <w:rPr>
                <w:rStyle w:val="Hyperlink"/>
                <w:rFonts w:ascii="Times New Roman" w:eastAsia="Times New Roman" w:hAnsi="Times New Roman" w:cs="Times New Roman"/>
                <w:noProof/>
                <w:lang w:eastAsia="en-IN"/>
              </w:rPr>
              <w:t>Chapter 13:</w:t>
            </w:r>
            <w:r w:rsidR="004A68FC">
              <w:rPr>
                <w:noProof/>
                <w:webHidden/>
              </w:rPr>
              <w:tab/>
            </w:r>
            <w:r>
              <w:rPr>
                <w:noProof/>
                <w:webHidden/>
              </w:rPr>
              <w:fldChar w:fldCharType="begin"/>
            </w:r>
            <w:r w:rsidR="004A68FC">
              <w:rPr>
                <w:noProof/>
                <w:webHidden/>
              </w:rPr>
              <w:instrText xml:space="preserve"> PAGEREF _Toc227762468 \h </w:instrText>
            </w:r>
            <w:r>
              <w:rPr>
                <w:noProof/>
                <w:webHidden/>
              </w:rPr>
            </w:r>
            <w:r>
              <w:rPr>
                <w:noProof/>
                <w:webHidden/>
              </w:rPr>
              <w:fldChar w:fldCharType="separate"/>
            </w:r>
            <w:r w:rsidR="004A68FC">
              <w:rPr>
                <w:noProof/>
                <w:webHidden/>
              </w:rPr>
              <w:t>78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69" w:history="1">
            <w:r w:rsidR="004A68FC" w:rsidRPr="00204E2F">
              <w:rPr>
                <w:rStyle w:val="Hyperlink"/>
                <w:noProof/>
              </w:rPr>
              <w:t>REFERENCES AND BIBLIOGRAPHY</w:t>
            </w:r>
            <w:r w:rsidR="004A68FC">
              <w:rPr>
                <w:noProof/>
                <w:webHidden/>
              </w:rPr>
              <w:tab/>
            </w:r>
            <w:r>
              <w:rPr>
                <w:noProof/>
                <w:webHidden/>
              </w:rPr>
              <w:fldChar w:fldCharType="begin"/>
            </w:r>
            <w:r w:rsidR="004A68FC">
              <w:rPr>
                <w:noProof/>
                <w:webHidden/>
              </w:rPr>
              <w:instrText xml:space="preserve"> PAGEREF _Toc227762469 \h </w:instrText>
            </w:r>
            <w:r>
              <w:rPr>
                <w:noProof/>
                <w:webHidden/>
              </w:rPr>
            </w:r>
            <w:r>
              <w:rPr>
                <w:noProof/>
                <w:webHidden/>
              </w:rPr>
              <w:fldChar w:fldCharType="separate"/>
            </w:r>
            <w:r w:rsidR="004A68FC">
              <w:rPr>
                <w:noProof/>
                <w:webHidden/>
              </w:rPr>
              <w:t>78</w:t>
            </w:r>
            <w:r>
              <w:rPr>
                <w:noProof/>
                <w:webHidden/>
              </w:rPr>
              <w:fldChar w:fldCharType="end"/>
            </w:r>
          </w:hyperlink>
        </w:p>
        <w:p w:rsidR="004A68FC" w:rsidRDefault="008A147A">
          <w:pPr>
            <w:pStyle w:val="TOC1"/>
            <w:tabs>
              <w:tab w:val="right" w:leader="dot" w:pos="9016"/>
            </w:tabs>
            <w:rPr>
              <w:rFonts w:eastAsiaTheme="minorEastAsia"/>
              <w:noProof/>
              <w:lang w:eastAsia="en-IN"/>
            </w:rPr>
          </w:pPr>
          <w:hyperlink w:anchor="_Toc227762470" w:history="1">
            <w:r w:rsidR="004A68FC" w:rsidRPr="00204E2F">
              <w:rPr>
                <w:rStyle w:val="Hyperlink"/>
                <w:noProof/>
              </w:rPr>
              <w:t>CONCLUSION</w:t>
            </w:r>
            <w:r w:rsidR="004A68FC">
              <w:rPr>
                <w:noProof/>
                <w:webHidden/>
              </w:rPr>
              <w:tab/>
            </w:r>
            <w:r>
              <w:rPr>
                <w:noProof/>
                <w:webHidden/>
              </w:rPr>
              <w:fldChar w:fldCharType="begin"/>
            </w:r>
            <w:r w:rsidR="004A68FC">
              <w:rPr>
                <w:noProof/>
                <w:webHidden/>
              </w:rPr>
              <w:instrText xml:space="preserve"> PAGEREF _Toc227762470 \h </w:instrText>
            </w:r>
            <w:r>
              <w:rPr>
                <w:noProof/>
                <w:webHidden/>
              </w:rPr>
            </w:r>
            <w:r>
              <w:rPr>
                <w:noProof/>
                <w:webHidden/>
              </w:rPr>
              <w:fldChar w:fldCharType="separate"/>
            </w:r>
            <w:r w:rsidR="004A68FC">
              <w:rPr>
                <w:noProof/>
                <w:webHidden/>
              </w:rPr>
              <w:t>79</w:t>
            </w:r>
            <w:r>
              <w:rPr>
                <w:noProof/>
                <w:webHidden/>
              </w:rPr>
              <w:fldChar w:fldCharType="end"/>
            </w:r>
          </w:hyperlink>
        </w:p>
        <w:p w:rsidR="00302DEC" w:rsidRDefault="008A147A">
          <w:r>
            <w:rPr>
              <w:b/>
              <w:bCs/>
              <w:noProof/>
            </w:rPr>
            <w:fldChar w:fldCharType="end"/>
          </w:r>
        </w:p>
      </w:sdtContent>
    </w:sdt>
    <w:p w:rsidR="002A7880" w:rsidRPr="002A7880" w:rsidRDefault="002A7880" w:rsidP="002A7880">
      <w:pPr>
        <w:rPr>
          <w:rFonts w:ascii="Times New Roman" w:hAnsi="Times New Roman" w:cs="Times New Roman"/>
        </w:rPr>
      </w:pPr>
    </w:p>
    <w:p w:rsidR="002A7880" w:rsidRPr="00302DEC" w:rsidRDefault="002A7880" w:rsidP="00302DEC">
      <w:pPr>
        <w:pStyle w:val="Heading1"/>
        <w:rPr>
          <w:rFonts w:ascii="Times New Roman" w:hAnsi="Times New Roman" w:cs="Times New Roman"/>
          <w:b/>
          <w:bCs/>
        </w:rPr>
      </w:pPr>
      <w:bookmarkStart w:id="24" w:name="_Toc227762155"/>
      <w:r w:rsidRPr="00302DEC">
        <w:rPr>
          <w:rFonts w:ascii="Times New Roman" w:hAnsi="Times New Roman" w:cs="Times New Roman"/>
          <w:b/>
          <w:bCs/>
        </w:rPr>
        <w:t>ACKNOWLEDGEMENT</w:t>
      </w:r>
      <w:r w:rsidR="00302DEC" w:rsidRPr="00302DEC">
        <w:rPr>
          <w:rFonts w:ascii="Times New Roman" w:hAnsi="Times New Roman" w:cs="Times New Roman"/>
          <w:b/>
          <w:bCs/>
        </w:rPr>
        <w:t>:</w:t>
      </w:r>
      <w:bookmarkEnd w:id="24"/>
    </w:p>
    <w:p w:rsidR="002A7880" w:rsidRPr="002A7880" w:rsidRDefault="002A7880" w:rsidP="002A7880">
      <w:pPr>
        <w:rPr>
          <w:rFonts w:ascii="Times New Roman" w:hAnsi="Times New Roman" w:cs="Times New Roman"/>
        </w:rPr>
      </w:pPr>
      <w:r w:rsidRPr="002A7880">
        <w:rPr>
          <w:rFonts w:ascii="Times New Roman" w:hAnsi="Times New Roman" w:cs="Times New Roman"/>
        </w:rPr>
        <w:t>We would like to express our sincere and heartfelt gratitude to our respected faculty guide, Mr. Vishal Dutt, for his invaluable guidance, unwavering support, and constant encouragement throughout every stage of this project. His in-depth knowledge of data analytics and his ability to explain complex concepts in a clear, structured, and accessible manner made a decisive difference in the quality and depth of our work. His thorough review sessions, timely feedback, and constructive suggestions helped us overcome technical challenges and maintain a high standard of academic rigour. Without his patient direction and professional mentorship, this project would not have achieved its current level of completeness.</w:t>
      </w:r>
    </w:p>
    <w:p w:rsidR="002A7880" w:rsidRPr="002A7880" w:rsidRDefault="002A7880" w:rsidP="002A7880">
      <w:pPr>
        <w:rPr>
          <w:rFonts w:ascii="Times New Roman" w:hAnsi="Times New Roman" w:cs="Times New Roman"/>
        </w:rPr>
      </w:pPr>
      <w:r w:rsidRPr="002A7880">
        <w:rPr>
          <w:rFonts w:ascii="Times New Roman" w:hAnsi="Times New Roman" w:cs="Times New Roman"/>
        </w:rPr>
        <w:t>We extend our sincere thanks to the Department of Computer Science and Engineering at Chandigarh University for providing us with the academic infrastructure necessary to carry out this work. The well-equipped computer laboratories with high-performance systems, licensed software tools, and high-speed internet connectivity allowed us to work efficiently with large datasets, Python development environments, and visualization libraries. The department's emphasis on project-based, applied learning gave us the confidence to take on a real-world analytical challenge and produce a professional-grade output, complete with a working web interface. We are also grateful to all the teaching and non-teaching staff members who provided administrative support and academic guidance during the various phases of this project.</w:t>
      </w:r>
    </w:p>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We are deeply grateful to our team members for their exceptional spirit of collaboration, shared ownership, and consistent dedication. Ronak Lodhi took responsibility for the data engineering pipeline, sourcing the Kaggle dataset and building the ingestion and cleaning modules. Archit Sharma led the statistical analysis and exploratory data analysis work, identifying meaningful analytical questions and designing the chart selection strategy. Jatin Kumar focused on visualization quality, narrative generation, report design, and the web interface implementation, ensuring that the technical output was communicated clearly and professionally. Each member respected the others' contributions and stepped in whenever cross-functional support was needed, making the team's output far greater than the sum of its parts.</w:t>
      </w:r>
    </w:p>
    <w:p w:rsidR="002A7880" w:rsidRPr="002A7880" w:rsidRDefault="002A7880" w:rsidP="002A7880">
      <w:pPr>
        <w:rPr>
          <w:rFonts w:ascii="Times New Roman" w:hAnsi="Times New Roman" w:cs="Times New Roman"/>
        </w:rPr>
      </w:pPr>
      <w:r w:rsidRPr="002A7880">
        <w:rPr>
          <w:rFonts w:ascii="Times New Roman" w:hAnsi="Times New Roman" w:cs="Times New Roman"/>
        </w:rPr>
        <w:t>We also acknowledge the Kaggle open-data community and the creators of the Supermarket Sales dataset for making real-world transactional data freely available for academic use. The open-source Python libraries that power this pipeline - Pandas, Matplotlib, Seaborn, fpdf2, and Flask - represent years of community effort and generosity, and we are grateful to their maintainers and contributors. Finally, we express our heartfelt thanks to our parents, families, and well-wishers whose consistent moral support and encouragement throughout our academic journey has been our greatest source of motivation and perseverance.</w:t>
      </w:r>
    </w:p>
    <w:p w:rsidR="002A7880" w:rsidRPr="00302DEC" w:rsidRDefault="002A7880" w:rsidP="00302DEC">
      <w:pPr>
        <w:pStyle w:val="Heading1"/>
        <w:rPr>
          <w:rFonts w:ascii="Times New Roman" w:hAnsi="Times New Roman" w:cs="Times New Roman"/>
          <w:b/>
          <w:bCs/>
        </w:rPr>
      </w:pPr>
      <w:bookmarkStart w:id="25" w:name="_Toc227762156"/>
      <w:r w:rsidRPr="00302DEC">
        <w:rPr>
          <w:rFonts w:ascii="Times New Roman" w:hAnsi="Times New Roman" w:cs="Times New Roman"/>
          <w:b/>
          <w:bCs/>
        </w:rPr>
        <w:t>ABSTRACT</w:t>
      </w:r>
      <w:r w:rsidR="00302DEC" w:rsidRPr="00302DEC">
        <w:rPr>
          <w:rFonts w:ascii="Times New Roman" w:hAnsi="Times New Roman" w:cs="Times New Roman"/>
          <w:b/>
          <w:bCs/>
        </w:rPr>
        <w:t>:</w:t>
      </w:r>
      <w:bookmarkEnd w:id="25"/>
    </w:p>
    <w:p w:rsidR="002A7880" w:rsidRPr="002A7880" w:rsidRDefault="002A7880" w:rsidP="002A7880">
      <w:pPr>
        <w:rPr>
          <w:rFonts w:ascii="Times New Roman" w:hAnsi="Times New Roman" w:cs="Times New Roman"/>
        </w:rPr>
      </w:pPr>
      <w:r w:rsidRPr="002A7880">
        <w:rPr>
          <w:rFonts w:ascii="Times New Roman" w:hAnsi="Times New Roman" w:cs="Times New Roman"/>
        </w:rPr>
        <w:t>In the modern data-driven economy, raw transactional records and spreadsheets rarely communicate actionable insights on their own. Organisations increasingly depend on data visualization to convert complex, multi-dimensional datasets into intuitive visual representations that support faster, more confident decision-making. This project addresses a specific gap in the existing landscape of analytics tools: the absence of a structured storytelling framework that bridges automated data analysis with human-readable business interpretation. Using Python as the sole technology platform and the Kaggle Supermarket Sales dataset as the data source, this project builds a complete six-stage ETL and storytelling pipeline that transforms raw retail transactions into a professionally compiled PDF analytical report, accessible through both a command-line interface and a browser-based web application.</w:t>
      </w:r>
    </w:p>
    <w:p w:rsidR="002A7880" w:rsidRPr="002A7880" w:rsidRDefault="002A7880" w:rsidP="002A7880">
      <w:pPr>
        <w:rPr>
          <w:rFonts w:ascii="Times New Roman" w:hAnsi="Times New Roman" w:cs="Times New Roman"/>
        </w:rPr>
      </w:pPr>
      <w:r w:rsidRPr="002A7880">
        <w:rPr>
          <w:rFonts w:ascii="Times New Roman" w:hAnsi="Times New Roman" w:cs="Times New Roman"/>
        </w:rPr>
        <w:t>The pipeline begins with automated data ingestion using the Pandas library, followed by a systematic data cleaning stage that detects and resolves missing values, removes duplicate records, corrects data type inconsistencies, and produces a full change log for traceability. After preprocessing, a statistical analysis engine applies descriptive measures - including mean, median, standard deviation, and Pearson correlation - to uncover patterns, temporal trends, category dynamics, geographic distributions, and demographic revenue drivers embedded within the 1,000-transaction dataset.</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visualization module generates eight professionally styled charts covering all major analytical comparison patterns: a monthly revenue trend line, a horizontal category revenue bar, a regional revenue pie, a top-10 product units bar, a customer age group bar, a full correlation heat map, a scatter plot of units versus revenue, and a stacked monthly category </w:t>
      </w:r>
      <w:r w:rsidRPr="002A7880">
        <w:rPr>
          <w:rFonts w:ascii="Times New Roman" w:hAnsi="Times New Roman" w:cs="Times New Roman"/>
        </w:rPr>
        <w:lastRenderedPageBreak/>
        <w:t>bar. Every chart is rendered using Matplotlib and Seaborn with a consistent colour palette, value annotations, and clean backgrounds.</w:t>
      </w:r>
    </w:p>
    <w:p w:rsidR="002A7880" w:rsidRDefault="002A7880" w:rsidP="002A7880">
      <w:pPr>
        <w:rPr>
          <w:rFonts w:ascii="Times New Roman" w:hAnsi="Times New Roman" w:cs="Times New Roman"/>
        </w:rPr>
      </w:pPr>
      <w:r w:rsidRPr="002A7880">
        <w:rPr>
          <w:rFonts w:ascii="Times New Roman" w:hAnsi="Times New Roman" w:cs="Times New Roman"/>
        </w:rPr>
        <w:t>The defining innovation is the Storyline Approach: every chart is paired with a structured narrative paragraph generated by a rule-based engine, explaining what the chart shows, what pattern is most significant, and what business action the insight supports. The web interface allows any user to upload their own CSV dataset, run the full pipeline in-browser, browse the results interactively across Overview, Summary, Charts, and Cleaning Log tabs, and download the compiled PDF report. The complete system delivers professional-grade business intelligence at zero licensing cost, fully accessible to academic institutions and small businesses.</w:t>
      </w:r>
    </w:p>
    <w:p w:rsidR="00D62A19" w:rsidRPr="00D62A19" w:rsidRDefault="00D62A19" w:rsidP="00D62A19">
      <w:pPr>
        <w:pStyle w:val="Heading1"/>
        <w:rPr>
          <w:rFonts w:ascii="Times New Roman" w:eastAsia="Times New Roman" w:hAnsi="Times New Roman" w:cs="Times New Roman"/>
          <w:lang w:eastAsia="en-IN"/>
        </w:rPr>
      </w:pPr>
      <w:bookmarkStart w:id="26" w:name="_Toc227762157"/>
      <w:r w:rsidRPr="00D62A19">
        <w:rPr>
          <w:rFonts w:ascii="Times New Roman" w:eastAsia="Times New Roman" w:hAnsi="Times New Roman" w:cs="Times New Roman"/>
          <w:lang w:eastAsia="en-IN"/>
        </w:rPr>
        <w:t>Chapter 1</w:t>
      </w:r>
      <w:r>
        <w:rPr>
          <w:rFonts w:ascii="Times New Roman" w:eastAsia="Times New Roman" w:hAnsi="Times New Roman" w:cs="Times New Roman"/>
          <w:lang w:eastAsia="en-IN"/>
        </w:rPr>
        <w:t>:</w:t>
      </w:r>
      <w:bookmarkEnd w:id="26"/>
    </w:p>
    <w:p w:rsidR="00D62A19" w:rsidRPr="002A7880" w:rsidRDefault="00D62A19" w:rsidP="002A7880">
      <w:pPr>
        <w:rPr>
          <w:rFonts w:ascii="Times New Roman" w:hAnsi="Times New Roman" w:cs="Times New Roman"/>
        </w:rPr>
      </w:pPr>
    </w:p>
    <w:p w:rsidR="002A7880" w:rsidRPr="00302DEC" w:rsidRDefault="002A7880" w:rsidP="00302DEC">
      <w:pPr>
        <w:pStyle w:val="Heading1"/>
        <w:rPr>
          <w:rFonts w:ascii="Times New Roman" w:hAnsi="Times New Roman" w:cs="Times New Roman"/>
          <w:b/>
          <w:bCs/>
        </w:rPr>
      </w:pPr>
      <w:bookmarkStart w:id="27" w:name="_Toc227762158"/>
      <w:r w:rsidRPr="00302DEC">
        <w:rPr>
          <w:rFonts w:ascii="Times New Roman" w:hAnsi="Times New Roman" w:cs="Times New Roman"/>
          <w:b/>
          <w:bCs/>
        </w:rPr>
        <w:t>INTRODUCTION</w:t>
      </w:r>
      <w:r w:rsidR="00302DEC" w:rsidRPr="00302DEC">
        <w:rPr>
          <w:rFonts w:ascii="Times New Roman" w:hAnsi="Times New Roman" w:cs="Times New Roman"/>
          <w:b/>
          <w:bCs/>
        </w:rPr>
        <w:t>:</w:t>
      </w:r>
      <w:bookmarkEnd w:id="27"/>
    </w:p>
    <w:p w:rsidR="002A7880" w:rsidRPr="002A7880" w:rsidRDefault="002A7880" w:rsidP="002A7880">
      <w:pPr>
        <w:rPr>
          <w:rFonts w:ascii="Times New Roman" w:hAnsi="Times New Roman" w:cs="Times New Roman"/>
        </w:rPr>
      </w:pPr>
      <w:r w:rsidRPr="002A7880">
        <w:rPr>
          <w:rFonts w:ascii="Times New Roman" w:hAnsi="Times New Roman" w:cs="Times New Roman"/>
        </w:rPr>
        <w:t>In today's digital economy, organizations of every scale generate enormous volumes of transactional data every day through point-of-sale systems, e-commerce platforms, and supply chain management tools. While data collection has become increasingly automated and inexpensive, the ability to extract actionable meaning from this data remains a persistent challenge. Raw data in its unprocessed form is rarely self-explanatory: it requires structured analysis, thoughtful visual representation, and clear, context-aware communication before it can reliably drive business decisions. The challenge is not merely technical - it is fundamentally communicative.</w:t>
      </w:r>
    </w:p>
    <w:p w:rsidR="002A7880" w:rsidRPr="002A7880" w:rsidRDefault="002A7880" w:rsidP="002A7880">
      <w:pPr>
        <w:rPr>
          <w:rFonts w:ascii="Times New Roman" w:hAnsi="Times New Roman" w:cs="Times New Roman"/>
        </w:rPr>
      </w:pPr>
      <w:r w:rsidRPr="002A7880">
        <w:rPr>
          <w:rFonts w:ascii="Times New Roman" w:hAnsi="Times New Roman" w:cs="Times New Roman"/>
        </w:rPr>
        <w:t>Data visualization addresses this challenge by translating numerical complexity into intuitive visual form. Research in cognitive psychology confirms that the human brain processes visual information approximately 60,000 times faster than raw text or numbers, making visual communication not just a convenience but a strategic necessity. Python, with its ecosystem of open-source libraries - Pandas for data manipulation, Matplotlib for charting, Seaborn for statistical visualization, and Flask for web delivery - has democratized this capability, bringing enterprise-grade analytics within reach of any practitioner with a laptop and an internet connection.</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This project introduces a structured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framework that moves beyond isolated chart generation. Rather than producing a collection of disconnected graphs, the framework implements a six-stage analytical pipeline that enforces narrative logic from the first data row to the final page of the PDF report. The system is further extended with a browser-based web interface -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 that allows non-technical users to upload their own CSV datasets, run the full pipeline interactively, explore all charts and insights in a clean web UI, and download the compiled PDF report with a single button click.</w:t>
      </w:r>
    </w:p>
    <w:p w:rsidR="002A7880" w:rsidRDefault="002A7880" w:rsidP="002A7880">
      <w:pPr>
        <w:rPr>
          <w:rFonts w:ascii="Times New Roman" w:hAnsi="Times New Roman" w:cs="Times New Roman"/>
        </w:rPr>
      </w:pPr>
      <w:r w:rsidRPr="002A7880">
        <w:rPr>
          <w:rFonts w:ascii="Times New Roman" w:hAnsi="Times New Roman" w:cs="Times New Roman"/>
        </w:rPr>
        <w:lastRenderedPageBreak/>
        <w:t>The dataset used in this project is sourced from Kaggle, the world's leading open-access data science platform. The Kaggle Supermarket Sales dataset records 1,000 retail transactions from a supermarket chain with three branches in Myanmar, spanning January to March 2019. Covering six product categories, three geographic regions, nine data attributes per transaction, and over 322,000 USD in total revenue, this dataset provides a realistic and analytically rich foundation for the storytelling pipeline. The project demonstrates that Python-based automated analytics, combined with a structured narrative approach and a user-friendly web interface, can deliver professional-grade business intelligence outputs at zero licensing cost.</w:t>
      </w:r>
    </w:p>
    <w:p w:rsidR="00D62A19" w:rsidRPr="00D62A19" w:rsidRDefault="00D62A19" w:rsidP="00D62A19">
      <w:pPr>
        <w:pStyle w:val="Heading1"/>
        <w:rPr>
          <w:rFonts w:ascii="Times New Roman" w:eastAsia="Times New Roman" w:hAnsi="Times New Roman" w:cs="Times New Roman"/>
          <w:lang w:eastAsia="en-IN"/>
        </w:rPr>
      </w:pPr>
      <w:bookmarkStart w:id="28" w:name="_Toc227762159"/>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2:</w:t>
      </w:r>
      <w:bookmarkEnd w:id="28"/>
    </w:p>
    <w:p w:rsidR="002A7880" w:rsidRPr="002A7880" w:rsidRDefault="002A7880" w:rsidP="00302DEC">
      <w:pPr>
        <w:pStyle w:val="Heading1"/>
      </w:pPr>
      <w:bookmarkStart w:id="29" w:name="_Toc227762160"/>
      <w:r w:rsidRPr="002A7880">
        <w:t>DATA ORIGIN - KAGGLE SUPERMARKET SALES DATASET</w:t>
      </w:r>
      <w:r w:rsidR="00302DEC" w:rsidRPr="00302DEC">
        <w:t>:</w:t>
      </w:r>
      <w:bookmarkEnd w:id="29"/>
    </w:p>
    <w:p w:rsidR="002A7880" w:rsidRPr="00302DEC" w:rsidRDefault="002A7880" w:rsidP="00302DEC">
      <w:pPr>
        <w:pStyle w:val="Heading1"/>
      </w:pPr>
      <w:bookmarkStart w:id="30" w:name="_Toc227762161"/>
      <w:r w:rsidRPr="002A7880">
        <w:t>Source Platform: Kaggle</w:t>
      </w:r>
      <w:r w:rsidR="00302DEC" w:rsidRPr="00302DEC">
        <w:t>:</w:t>
      </w:r>
      <w:bookmarkEnd w:id="30"/>
    </w:p>
    <w:p w:rsidR="002A7880" w:rsidRDefault="002A7880" w:rsidP="002A7880">
      <w:pPr>
        <w:rPr>
          <w:rFonts w:ascii="Times New Roman" w:hAnsi="Times New Roman" w:cs="Times New Roman"/>
        </w:rPr>
      </w:pPr>
      <w:r w:rsidRPr="002A7880">
        <w:rPr>
          <w:rFonts w:ascii="Times New Roman" w:hAnsi="Times New Roman" w:cs="Times New Roman"/>
        </w:rPr>
        <w:t>The dataset used in this project is sourced from Kaggle (</w:t>
      </w:r>
      <w:hyperlink r:id="rId9" w:history="1">
        <w:r w:rsidRPr="002A7880">
          <w:rPr>
            <w:rStyle w:val="Hyperlink"/>
            <w:rFonts w:ascii="Times New Roman" w:hAnsi="Times New Roman" w:cs="Times New Roman"/>
          </w:rPr>
          <w:t>www.kaggle.com</w:t>
        </w:r>
      </w:hyperlink>
      <w:r w:rsidRPr="002A7880">
        <w:rPr>
          <w:rFonts w:ascii="Times New Roman" w:hAnsi="Times New Roman" w:cs="Times New Roman"/>
        </w:rPr>
        <w:t>), one of the world's largest and most reputable open-access data science platforms, currently hosting over 50,000 public datasets across domains including healthcare, finance, retail, sports, and government. Kaggle is operated by Google LLC and serves a global community of over 10 million registered data scientists, researchers, and students. The Supermarket Sales dataset is published under a CC0 Public Domain licence, explicitly permitting academic study, non-commercial research, and educational use.</w:t>
      </w:r>
    </w:p>
    <w:p w:rsidR="00302DEC" w:rsidRDefault="00302DEC" w:rsidP="002A7880">
      <w:pPr>
        <w:rPr>
          <w:rFonts w:ascii="Times New Roman" w:hAnsi="Times New Roman" w:cs="Times New Roman"/>
        </w:rPr>
      </w:pPr>
    </w:p>
    <w:p w:rsidR="00302DEC" w:rsidRPr="002A7880" w:rsidRDefault="00302DEC" w:rsidP="002A7880">
      <w:pPr>
        <w:rPr>
          <w:rFonts w:ascii="Times New Roman" w:hAnsi="Times New Roman" w:cs="Times New Roman"/>
        </w:rPr>
      </w:pPr>
    </w:p>
    <w:p w:rsidR="002A7880" w:rsidRPr="002A7880" w:rsidRDefault="002A7880" w:rsidP="00302DEC">
      <w:pPr>
        <w:pStyle w:val="Heading2"/>
      </w:pPr>
      <w:bookmarkStart w:id="31" w:name="_Toc227762162"/>
      <w:r w:rsidRPr="002A7880">
        <w:rPr>
          <w:rFonts w:ascii="Times New Roman" w:hAnsi="Times New Roman" w:cs="Times New Roman"/>
          <w:bCs/>
        </w:rPr>
        <w:t>Dataset Description and Schema:</w:t>
      </w:r>
      <w:bookmarkEnd w:id="31"/>
    </w:p>
    <w:p w:rsidR="002A7880" w:rsidRPr="002A7880" w:rsidRDefault="002A7880" w:rsidP="002A7880">
      <w:pPr>
        <w:rPr>
          <w:rFonts w:ascii="Times New Roman" w:hAnsi="Times New Roman" w:cs="Times New Roman"/>
        </w:rPr>
      </w:pPr>
      <w:r w:rsidRPr="002A7880">
        <w:rPr>
          <w:rFonts w:ascii="Times New Roman" w:hAnsi="Times New Roman" w:cs="Times New Roman"/>
        </w:rPr>
        <w:t>The dataset captures 1,000 point-of-sale transactions recorded at three Myanmar supermarket branches across January to March 2019. Each row represents one completed transaction with nine attributes:</w:t>
      </w:r>
    </w:p>
    <w:tbl>
      <w:tblPr>
        <w:tblW w:w="0" w:type="auto"/>
        <w:tblCellSpacing w:w="15" w:type="dxa"/>
        <w:tblCellMar>
          <w:top w:w="15" w:type="dxa"/>
          <w:left w:w="15" w:type="dxa"/>
          <w:bottom w:w="15" w:type="dxa"/>
          <w:right w:w="15" w:type="dxa"/>
        </w:tblCellMar>
        <w:tblLook w:val="04A0"/>
      </w:tblPr>
      <w:tblGrid>
        <w:gridCol w:w="1529"/>
        <w:gridCol w:w="6101"/>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32" w:name="_Toc227762163"/>
            <w:r w:rsidRPr="002A7880">
              <w:rPr>
                <w:rFonts w:ascii="Times New Roman" w:hAnsi="Times New Roman" w:cs="Times New Roman"/>
                <w:bCs/>
              </w:rPr>
              <w:t>Column</w:t>
            </w:r>
            <w:bookmarkEnd w:id="32"/>
          </w:p>
        </w:tc>
        <w:tc>
          <w:tcPr>
            <w:tcW w:w="0" w:type="auto"/>
            <w:vAlign w:val="center"/>
            <w:hideMark/>
          </w:tcPr>
          <w:p w:rsidR="002A7880" w:rsidRPr="002A7880" w:rsidRDefault="002A7880" w:rsidP="00302DEC">
            <w:pPr>
              <w:pStyle w:val="Heading2"/>
            </w:pPr>
            <w:bookmarkStart w:id="33" w:name="_Toc227762164"/>
            <w:r w:rsidRPr="002A7880">
              <w:rPr>
                <w:rFonts w:ascii="Times New Roman" w:hAnsi="Times New Roman" w:cs="Times New Roman"/>
                <w:bCs/>
              </w:rPr>
              <w:t>Description</w:t>
            </w:r>
            <w:bookmarkEnd w:id="33"/>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Product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Full product name including brand prefix (36 unique products)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Region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Myanmar city: Yangon, Naypyitaw, or Mandalay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Unit Price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Price per unit in USD (range: $10.08 to $99.96)</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lastRenderedPageBreak/>
              <w:t>Customer_Age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Age of the purchasing customer (range: 18-65 years)</w:t>
            </w:r>
          </w:p>
        </w:tc>
      </w:tr>
    </w:tbl>
    <w:p w:rsidR="002A7880" w:rsidRPr="002A7880" w:rsidRDefault="002A7880" w:rsidP="00302DEC">
      <w:pPr>
        <w:pStyle w:val="Heading2"/>
      </w:pPr>
      <w:bookmarkStart w:id="34" w:name="_Toc227762165"/>
      <w:r w:rsidRPr="002A7880">
        <w:rPr>
          <w:rFonts w:ascii="Times New Roman" w:hAnsi="Times New Roman" w:cs="Times New Roman"/>
          <w:bCs/>
        </w:rPr>
        <w:t>Dataset Characteristics and Suitability:</w:t>
      </w:r>
      <w:bookmarkEnd w:id="34"/>
    </w:p>
    <w:p w:rsidR="002A7880" w:rsidRPr="002A7880" w:rsidRDefault="002A7880" w:rsidP="002A7880">
      <w:pPr>
        <w:rPr>
          <w:rFonts w:ascii="Times New Roman" w:hAnsi="Times New Roman" w:cs="Times New Roman"/>
        </w:rPr>
      </w:pPr>
      <w:r w:rsidRPr="002A7880">
        <w:rPr>
          <w:rFonts w:ascii="Times New Roman" w:hAnsi="Times New Roman" w:cs="Times New Roman"/>
        </w:rPr>
        <w:t>The six product categories - Health and Beauty, Electronic Accessories, Home and Lifestyle, Sports and Travel, Food and Beverages, and Fashion Accessories - represent the typical product mix of a modern supermarket, enabling meaningful cross-category revenue and volume comparisons. The customer age range from 18 to 65 years spans four distinct demographic cohorts. The 10-point satisfaction rating scale provides finer granularity than the common 5-point scale. The dataset contains no personally identifiable information, making it fully compliant with academic data ethics requirements and safe for educational use without privacy concerns.</w:t>
      </w:r>
    </w:p>
    <w:p w:rsidR="002A7880" w:rsidRDefault="002A7880" w:rsidP="00302DEC">
      <w:pPr>
        <w:pStyle w:val="Heading2"/>
      </w:pPr>
      <w:bookmarkStart w:id="35" w:name="_Toc227762166"/>
      <w:r w:rsidRPr="002A7880">
        <w:rPr>
          <w:rFonts w:ascii="Times New Roman" w:hAnsi="Times New Roman" w:cs="Times New Roman"/>
          <w:bCs/>
        </w:rPr>
        <w:t>Link:</w:t>
      </w:r>
      <w:hyperlink r:id="rId10" w:history="1">
        <w:r w:rsidRPr="002A7880">
          <w:rPr>
            <w:rStyle w:val="Hyperlink"/>
            <w:rFonts w:ascii="Times New Roman" w:hAnsi="Times New Roman" w:cs="Times New Roman"/>
          </w:rPr>
          <w:t>https://www.kaggle.com/code/chrisstodd/supermarket-sales-analysis</w:t>
        </w:r>
        <w:bookmarkEnd w:id="35"/>
      </w:hyperlink>
    </w:p>
    <w:p w:rsidR="00D62A19" w:rsidRPr="00D62A19" w:rsidRDefault="00D62A19" w:rsidP="00D62A19">
      <w:pPr>
        <w:pStyle w:val="Heading1"/>
        <w:rPr>
          <w:rFonts w:ascii="Times New Roman" w:eastAsia="Times New Roman" w:hAnsi="Times New Roman" w:cs="Times New Roman"/>
          <w:lang w:eastAsia="en-IN"/>
        </w:rPr>
      </w:pPr>
      <w:bookmarkStart w:id="36" w:name="_Toc227762167"/>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3:</w:t>
      </w:r>
      <w:bookmarkEnd w:id="36"/>
    </w:p>
    <w:p w:rsidR="002A7880" w:rsidRPr="002A7880" w:rsidRDefault="002A7880" w:rsidP="00302DEC">
      <w:pPr>
        <w:pStyle w:val="Heading1"/>
      </w:pPr>
      <w:bookmarkStart w:id="37" w:name="_Toc227762168"/>
      <w:r w:rsidRPr="002A7880">
        <w:t>LITERATURE REVIEW</w:t>
      </w:r>
      <w:r w:rsidR="00302DEC" w:rsidRPr="00302DEC">
        <w:t>:</w:t>
      </w:r>
      <w:bookmarkEnd w:id="37"/>
    </w:p>
    <w:p w:rsidR="002A7880" w:rsidRPr="002A7880" w:rsidRDefault="002A7880" w:rsidP="002A7880">
      <w:pPr>
        <w:rPr>
          <w:rFonts w:ascii="Times New Roman" w:hAnsi="Times New Roman" w:cs="Times New Roman"/>
        </w:rPr>
      </w:pPr>
      <w:r w:rsidRPr="002A7880">
        <w:rPr>
          <w:rFonts w:ascii="Times New Roman" w:hAnsi="Times New Roman" w:cs="Times New Roman"/>
        </w:rPr>
        <w:t>Data visualization as a formal academic discipline has evolved significantly over the past four decades. The theoretical foundations that guide modern practice were established by a small number of seminal researchers whose principles remain directly relevant to the design choices made in this project, particularly around the data storytelling and narrative generation dimensions.</w:t>
      </w:r>
    </w:p>
    <w:p w:rsidR="002A7880" w:rsidRPr="002A7880" w:rsidRDefault="002A7880" w:rsidP="00302DEC">
      <w:pPr>
        <w:pStyle w:val="Heading2"/>
      </w:pPr>
      <w:bookmarkStart w:id="38" w:name="_Toc227762169"/>
      <w:r w:rsidRPr="002A7880">
        <w:t>Tufte's Data-Ink Ratio (1983)</w:t>
      </w:r>
      <w:bookmarkEnd w:id="38"/>
    </w:p>
    <w:p w:rsidR="002A7880" w:rsidRPr="002A7880" w:rsidRDefault="002A7880" w:rsidP="002A7880">
      <w:pPr>
        <w:rPr>
          <w:rFonts w:ascii="Times New Roman" w:hAnsi="Times New Roman" w:cs="Times New Roman"/>
        </w:rPr>
      </w:pPr>
      <w:r w:rsidRPr="002A7880">
        <w:rPr>
          <w:rFonts w:ascii="Times New Roman" w:hAnsi="Times New Roman" w:cs="Times New Roman"/>
        </w:rPr>
        <w:t>Edward Tufte's landmark work 'The Visual Display of Quantitative Information' (1983) established the scientific study of chart design by introducing the data-ink ratio: every drop of ink in a chart should serve a communicative purpose. Tufte coined 'chart junk' for decorative elements that reduce comprehension. These principles are applied directly in this project: all charts use clean white grid backgrounds, minimal axis decoration, and every annotation serves a specific communicative function. The website's clean off-white background (#F5F3EF) and typography-led layout also reflect Tufte's principles of restrained, purposeful design in digital interfaces.</w:t>
      </w:r>
    </w:p>
    <w:p w:rsidR="002A7880" w:rsidRPr="002A7880" w:rsidRDefault="002A7880" w:rsidP="00302DEC">
      <w:pPr>
        <w:pStyle w:val="Heading2"/>
      </w:pPr>
      <w:bookmarkStart w:id="39" w:name="_Toc227762170"/>
      <w:r w:rsidRPr="002A7880">
        <w:t xml:space="preserve">Narrative-Driven Visualization: </w:t>
      </w:r>
      <w:proofErr w:type="spellStart"/>
      <w:r w:rsidRPr="002A7880">
        <w:t>Knaflic</w:t>
      </w:r>
      <w:proofErr w:type="spellEnd"/>
      <w:r w:rsidRPr="002A7880">
        <w:t xml:space="preserve"> (2015)</w:t>
      </w:r>
      <w:bookmarkEnd w:id="3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Cole Nussbaumer Knaflic's 'Storytelling with Data' (2015) extended Tufte's design principles into business communication, demonstrating that context and narrative are as important as the visual design. </w:t>
      </w:r>
      <w:proofErr w:type="spellStart"/>
      <w:r w:rsidRPr="002A7880">
        <w:rPr>
          <w:rFonts w:ascii="Times New Roman" w:hAnsi="Times New Roman" w:cs="Times New Roman"/>
        </w:rPr>
        <w:t>Knaflic</w:t>
      </w:r>
      <w:proofErr w:type="spellEnd"/>
      <w:r w:rsidRPr="002A7880">
        <w:rPr>
          <w:rFonts w:ascii="Times New Roman" w:hAnsi="Times New Roman" w:cs="Times New Roman"/>
        </w:rPr>
        <w:t xml:space="preserve"> introduced the 'big idea' concept - one clear insight per chart - and a </w:t>
      </w:r>
      <w:r w:rsidRPr="002A7880">
        <w:rPr>
          <w:rFonts w:ascii="Times New Roman" w:hAnsi="Times New Roman" w:cs="Times New Roman"/>
        </w:rPr>
        <w:lastRenderedPageBreak/>
        <w:t>structured approach to chart type selection. This project's narrative generation module (P5) is directly inspired by her framework, producing one structured insight paragraph per chart. The website mirrors this with its 'What It Shows' and 'Why It Matters' labels displayed alongside every chart.</w:t>
      </w:r>
    </w:p>
    <w:p w:rsidR="002A7880" w:rsidRPr="002A7880" w:rsidRDefault="002A7880" w:rsidP="00302DEC">
      <w:pPr>
        <w:pStyle w:val="Heading2"/>
      </w:pPr>
      <w:bookmarkStart w:id="40" w:name="_Toc227762171"/>
      <w:r w:rsidRPr="002A7880">
        <w:t>Python Analytics Ecosystem and Web Delivery</w:t>
      </w:r>
      <w:bookmarkEnd w:id="40"/>
    </w:p>
    <w:p w:rsidR="002A7880" w:rsidRPr="002A7880" w:rsidRDefault="002A7880" w:rsidP="002A7880">
      <w:pPr>
        <w:rPr>
          <w:rFonts w:ascii="Times New Roman" w:hAnsi="Times New Roman" w:cs="Times New Roman"/>
        </w:rPr>
      </w:pPr>
      <w:r w:rsidRPr="002A7880">
        <w:rPr>
          <w:rFonts w:ascii="Times New Roman" w:hAnsi="Times New Roman" w:cs="Times New Roman"/>
        </w:rPr>
        <w:t>The Python analytics ecosystem used - Pandas (McKinney, 2010), Matplotlib (Hunter, 2007), Seaborn (Waskom, 2021), and Flask (</w:t>
      </w:r>
      <w:proofErr w:type="spellStart"/>
      <w:r w:rsidRPr="002A7880">
        <w:rPr>
          <w:rFonts w:ascii="Times New Roman" w:hAnsi="Times New Roman" w:cs="Times New Roman"/>
        </w:rPr>
        <w:t>Ronacher</w:t>
      </w:r>
      <w:proofErr w:type="spellEnd"/>
      <w:r w:rsidRPr="002A7880">
        <w:rPr>
          <w:rFonts w:ascii="Times New Roman" w:hAnsi="Times New Roman" w:cs="Times New Roman"/>
        </w:rPr>
        <w:t>, 2010) - represents the de-facto standard for open-source data analysis and web-delivered analytics. Research by Few (2009) confirmed that well-designed static charts paired with narrative outperform interactive dashboards for communicating specific insights to non-expert audiences. The Flask web framework enables delivery of the analytical pipeline through a browser interface without requiring users to install Python locally, significantly lowering the barrier to access.</w:t>
      </w:r>
    </w:p>
    <w:p w:rsidR="002A7880" w:rsidRPr="002A7880" w:rsidRDefault="002A7880" w:rsidP="00302DEC">
      <w:pPr>
        <w:pStyle w:val="Heading2"/>
      </w:pPr>
      <w:bookmarkStart w:id="41" w:name="_Toc227762172"/>
      <w:r w:rsidRPr="002A7880">
        <w:rPr>
          <w:rFonts w:ascii="Times New Roman" w:hAnsi="Times New Roman" w:cs="Times New Roman"/>
          <w:bCs/>
        </w:rPr>
        <w:t>Automated Storytelling and NLG</w:t>
      </w:r>
      <w:bookmarkEnd w:id="41"/>
    </w:p>
    <w:p w:rsidR="002A7880" w:rsidRDefault="002A7880" w:rsidP="002A7880">
      <w:pPr>
        <w:rPr>
          <w:rFonts w:ascii="Times New Roman" w:hAnsi="Times New Roman" w:cs="Times New Roman"/>
        </w:rPr>
      </w:pPr>
      <w:r w:rsidRPr="002A7880">
        <w:rPr>
          <w:rFonts w:ascii="Times New Roman" w:hAnsi="Times New Roman" w:cs="Times New Roman"/>
        </w:rPr>
        <w:t>Research by Gatt and Krahmer (2018) on Natural Language Generation (NLG) demonstrated that automated narrative text can be as effective as human-written commentary when grounded in actual data. Tools such as Narrative Science's Quill and Automated Insights' Wordsmith have commercialized this concept for financial reporting. This project implements a rule-based narrative approach that extracts key statistical facts from the analysis engine and constructs structured insight paragraphs, bridging the gap between automated analysis and human-readable business reports.</w:t>
      </w:r>
    </w:p>
    <w:p w:rsidR="00D62A19" w:rsidRPr="00D62A19" w:rsidRDefault="00D62A19" w:rsidP="00D62A19">
      <w:pPr>
        <w:pStyle w:val="Heading1"/>
        <w:rPr>
          <w:rFonts w:ascii="Times New Roman" w:eastAsia="Times New Roman" w:hAnsi="Times New Roman" w:cs="Times New Roman"/>
          <w:lang w:eastAsia="en-IN"/>
        </w:rPr>
      </w:pPr>
      <w:bookmarkStart w:id="42" w:name="_Toc227762173"/>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4:</w:t>
      </w:r>
      <w:bookmarkEnd w:id="42"/>
    </w:p>
    <w:p w:rsidR="002A7880" w:rsidRPr="002A7880" w:rsidRDefault="002A7880" w:rsidP="00D62A19">
      <w:pPr>
        <w:pStyle w:val="Heading1"/>
      </w:pPr>
      <w:bookmarkStart w:id="43" w:name="_Toc227762174"/>
      <w:r w:rsidRPr="002A7880">
        <w:t>EXISTINGWORK</w:t>
      </w:r>
      <w:bookmarkEnd w:id="43"/>
    </w:p>
    <w:p w:rsidR="002A7880" w:rsidRPr="002A7880" w:rsidRDefault="002A7880" w:rsidP="002A7880">
      <w:pPr>
        <w:rPr>
          <w:rFonts w:ascii="Times New Roman" w:hAnsi="Times New Roman" w:cs="Times New Roman"/>
        </w:rPr>
      </w:pPr>
      <w:r w:rsidRPr="002A7880">
        <w:rPr>
          <w:rFonts w:ascii="Times New Roman" w:hAnsi="Times New Roman" w:cs="Times New Roman"/>
        </w:rPr>
        <w:t>A systematic survey of existing data analytics and visualization tools reveals a consistent structural gap: while chart generation has become powerful and accessible, the integration of structured narrative interpretation remains largely absent. Most tools treat visualization as the endpoint rather than as one stage in a broader communication pipeline. The following review examines four major tool categories and identifies the limitations this project addresses.</w:t>
      </w:r>
    </w:p>
    <w:p w:rsidR="002A7880" w:rsidRPr="00302DEC" w:rsidRDefault="002A7880" w:rsidP="00302DEC">
      <w:pPr>
        <w:pStyle w:val="Heading2"/>
      </w:pPr>
      <w:bookmarkStart w:id="44" w:name="_Toc227762175"/>
      <w:r w:rsidRPr="002A7880">
        <w:t>Microsoft Excel Dashboards</w:t>
      </w:r>
      <w:bookmarkEnd w:id="44"/>
    </w:p>
    <w:p w:rsidR="002A7880" w:rsidRPr="002A7880" w:rsidRDefault="002A7880" w:rsidP="002A7880">
      <w:pPr>
        <w:rPr>
          <w:rFonts w:ascii="Times New Roman" w:hAnsi="Times New Roman" w:cs="Times New Roman"/>
        </w:rPr>
      </w:pPr>
      <w:r w:rsidRPr="002A7880">
        <w:rPr>
          <w:rFonts w:ascii="Times New Roman" w:hAnsi="Times New Roman" w:cs="Times New Roman"/>
        </w:rPr>
        <w:t>Excel is the world's most widely deployed data analysis tool, used by an estimated 750 million people globally. It provides pivot tables, conditional formatting, and twelve built-in chart types. However, Excel dashboards are limited by reliance on manual effort: each chart must be created and styled individually, updated by hand when data changes, and there is no narrative framework or automated insight generation. Reproducing an Excel report from new data requires repeating all manual steps from scratch, making it impractical for regular reporting cycles.</w:t>
      </w:r>
    </w:p>
    <w:p w:rsidR="002A7880" w:rsidRPr="002A7880" w:rsidRDefault="002A7880" w:rsidP="00302DEC">
      <w:pPr>
        <w:pStyle w:val="Heading2"/>
      </w:pPr>
      <w:bookmarkStart w:id="45" w:name="_Toc227762176"/>
      <w:r w:rsidRPr="002A7880">
        <w:rPr>
          <w:rFonts w:ascii="Times New Roman" w:hAnsi="Times New Roman" w:cs="Times New Roman"/>
          <w:bCs/>
        </w:rPr>
        <w:lastRenderedPageBreak/>
        <w:t>Tableau and Microsoft Power BI</w:t>
      </w:r>
      <w:bookmarkEnd w:id="45"/>
    </w:p>
    <w:p w:rsidR="002A7880" w:rsidRPr="002A7880" w:rsidRDefault="002A7880" w:rsidP="002A7880">
      <w:pPr>
        <w:rPr>
          <w:rFonts w:ascii="Times New Roman" w:hAnsi="Times New Roman" w:cs="Times New Roman"/>
        </w:rPr>
      </w:pPr>
      <w:r w:rsidRPr="002A7880">
        <w:rPr>
          <w:rFonts w:ascii="Times New Roman" w:hAnsi="Times New Roman" w:cs="Times New Roman"/>
        </w:rPr>
        <w:t>Tableau and Power BI are the leading enterprise BI platforms, offering powerful interactive dashboards and real-time database connectivity. However, they require significant financial investment (Tableau Creator: approximately USD 75/user/month), substantial configuration effort by trained specialists, and organization-wide IT infrastructure to deploy securely. Neither platform provides a structured narrative methodology - insight text quality depends entirely on the analyst who built the dashboard. Academic institutions and small businesses are effectively excluded by the cost barrier.</w:t>
      </w:r>
    </w:p>
    <w:p w:rsidR="002A7880" w:rsidRPr="002A7880" w:rsidRDefault="002A7880" w:rsidP="00302DEC">
      <w:pPr>
        <w:pStyle w:val="Heading2"/>
      </w:pPr>
      <w:bookmarkStart w:id="46" w:name="_Toc227762177"/>
      <w:proofErr w:type="spellStart"/>
      <w:r w:rsidRPr="002A7880">
        <w:rPr>
          <w:rFonts w:ascii="Times New Roman" w:hAnsi="Times New Roman" w:cs="Times New Roman"/>
          <w:bCs/>
        </w:rPr>
        <w:t>Jupyter</w:t>
      </w:r>
      <w:proofErr w:type="spellEnd"/>
      <w:r w:rsidRPr="002A7880">
        <w:rPr>
          <w:rFonts w:ascii="Times New Roman" w:hAnsi="Times New Roman" w:cs="Times New Roman"/>
          <w:bCs/>
        </w:rPr>
        <w:t xml:space="preserve"> Notebooks</w:t>
      </w:r>
      <w:bookmarkEnd w:id="46"/>
    </w:p>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Jupyter</w:t>
      </w:r>
      <w:proofErr w:type="spellEnd"/>
      <w:r w:rsidRPr="002A7880">
        <w:rPr>
          <w:rFonts w:ascii="Times New Roman" w:hAnsi="Times New Roman" w:cs="Times New Roman"/>
        </w:rPr>
        <w:t xml:space="preserve"> Notebooks are the standard environment for interactive Python-based analysis in academic and research settings, allowing code, charts, and markdown prose to co-exist. However, a </w:t>
      </w:r>
      <w:proofErr w:type="spellStart"/>
      <w:r w:rsidRPr="002A7880">
        <w:rPr>
          <w:rFonts w:ascii="Times New Roman" w:hAnsi="Times New Roman" w:cs="Times New Roman"/>
        </w:rPr>
        <w:t>Jupyter</w:t>
      </w:r>
      <w:proofErr w:type="spellEnd"/>
      <w:r w:rsidRPr="002A7880">
        <w:rPr>
          <w:rFonts w:ascii="Times New Roman" w:hAnsi="Times New Roman" w:cs="Times New Roman"/>
        </w:rPr>
        <w:t xml:space="preserve"> Notebook is not a professional report: it exposes all code cells, requires a Python runtime to execute, provides no enforced narrative structure, and is not formatted for non-technical audiences. There is no system ensuring each chart has an interpretation or that insights are logically sequenced.</w:t>
      </w:r>
    </w:p>
    <w:p w:rsidR="002A7880" w:rsidRPr="002A7880" w:rsidRDefault="002A7880" w:rsidP="00302DEC">
      <w:pPr>
        <w:pStyle w:val="Heading2"/>
      </w:pPr>
      <w:bookmarkStart w:id="47" w:name="_Toc227762178"/>
      <w:r w:rsidRPr="002A7880">
        <w:rPr>
          <w:rFonts w:ascii="Times New Roman" w:hAnsi="Times New Roman" w:cs="Times New Roman"/>
          <w:bCs/>
        </w:rPr>
        <w:t xml:space="preserve">Auto-EDA Tools: Pandas Profiling and </w:t>
      </w:r>
      <w:proofErr w:type="spellStart"/>
      <w:r w:rsidRPr="002A7880">
        <w:rPr>
          <w:rFonts w:ascii="Times New Roman" w:hAnsi="Times New Roman" w:cs="Times New Roman"/>
          <w:bCs/>
        </w:rPr>
        <w:t>Sweetviz</w:t>
      </w:r>
      <w:bookmarkEnd w:id="47"/>
      <w:proofErr w:type="spellEnd"/>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Tools such as data-profiling and </w:t>
      </w:r>
      <w:proofErr w:type="spellStart"/>
      <w:r w:rsidRPr="002A7880">
        <w:rPr>
          <w:rFonts w:ascii="Times New Roman" w:hAnsi="Times New Roman" w:cs="Times New Roman"/>
        </w:rPr>
        <w:t>Sweetviz</w:t>
      </w:r>
      <w:proofErr w:type="spellEnd"/>
      <w:r w:rsidRPr="002A7880">
        <w:rPr>
          <w:rFonts w:ascii="Times New Roman" w:hAnsi="Times New Roman" w:cs="Times New Roman"/>
        </w:rPr>
        <w:t xml:space="preserve"> generate comprehensive HTML summary reports automatically, including distributions, correlation matrices, and missing value summaries. However, their output is dense, jargon-heavy, and overwhelming for non-technical stakeholders. They provide no business-context narrative, no sequential story logic, no PDF format, and no web interface for non-developers.</w:t>
      </w:r>
    </w:p>
    <w:p w:rsidR="002A7880" w:rsidRPr="002A7880" w:rsidRDefault="002A7880" w:rsidP="00302DEC">
      <w:pPr>
        <w:pStyle w:val="Heading2"/>
      </w:pPr>
      <w:bookmarkStart w:id="48" w:name="_Toc227762179"/>
      <w:r w:rsidRPr="002A7880">
        <w:rPr>
          <w:rFonts w:ascii="Times New Roman" w:hAnsi="Times New Roman" w:cs="Times New Roman"/>
          <w:bCs/>
        </w:rPr>
        <w:t>Comparative Gap Analysis and Project Positioning</w:t>
      </w:r>
      <w:bookmarkEnd w:id="48"/>
    </w:p>
    <w:p w:rsidR="002A7880" w:rsidRDefault="002A7880" w:rsidP="002A7880">
      <w:pPr>
        <w:rPr>
          <w:rFonts w:ascii="Times New Roman" w:hAnsi="Times New Roman" w:cs="Times New Roman"/>
        </w:rPr>
      </w:pPr>
      <w:r w:rsidRPr="002A7880">
        <w:rPr>
          <w:rFonts w:ascii="Times New Roman" w:hAnsi="Times New Roman" w:cs="Times New Roman"/>
        </w:rPr>
        <w:t xml:space="preserve">Across all four tool categories, two critical gaps emerge consistently. First, the absence of a structured narrative framework: no existing tool enforces a logical storytelling sequence connecting individual charts into a coherent analytical argument. Second, the barrier to access: the most powerful analytics tools are priced for enterprise budgets, excluding academic institutions and small businesses. This project occupies a deliberately chosen middle position - more structured and communication-ready than a </w:t>
      </w:r>
      <w:proofErr w:type="spellStart"/>
      <w:r w:rsidRPr="002A7880">
        <w:rPr>
          <w:rFonts w:ascii="Times New Roman" w:hAnsi="Times New Roman" w:cs="Times New Roman"/>
        </w:rPr>
        <w:t>Jupyter</w:t>
      </w:r>
      <w:proofErr w:type="spellEnd"/>
      <w:r w:rsidRPr="002A7880">
        <w:rPr>
          <w:rFonts w:ascii="Times New Roman" w:hAnsi="Times New Roman" w:cs="Times New Roman"/>
        </w:rPr>
        <w:t xml:space="preserve"> notebook, more accessible and affordable than Tableau or Power BI, more narratively rich than any auto-EDA tool, and uniquely delivered through a user-friendly web interface that requires no technical setup.</w:t>
      </w:r>
    </w:p>
    <w:p w:rsidR="00D62A19" w:rsidRPr="00D62A19" w:rsidRDefault="00D62A19" w:rsidP="00D62A19">
      <w:pPr>
        <w:pStyle w:val="Heading1"/>
        <w:rPr>
          <w:rFonts w:ascii="Times New Roman" w:eastAsia="Times New Roman" w:hAnsi="Times New Roman" w:cs="Times New Roman"/>
          <w:lang w:eastAsia="en-IN"/>
        </w:rPr>
      </w:pPr>
      <w:bookmarkStart w:id="49" w:name="_Toc227762180"/>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5:</w:t>
      </w:r>
      <w:bookmarkEnd w:id="49"/>
    </w:p>
    <w:p w:rsidR="002A7880" w:rsidRPr="002A7880" w:rsidRDefault="002A7880" w:rsidP="00D62A19">
      <w:pPr>
        <w:pStyle w:val="Heading1"/>
      </w:pPr>
      <w:bookmarkStart w:id="50" w:name="_Toc227762181"/>
      <w:r w:rsidRPr="002A7880">
        <w:t>PROPOSED SYSTEM</w:t>
      </w:r>
      <w:r w:rsidR="00D62A19">
        <w:t>:</w:t>
      </w:r>
      <w:bookmarkEnd w:id="5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system introduces a structured, fully automated storytelling approach to data analytics. The system embeds chart generation within a six-stage pipeline that enforces logical narrative structure from raw data ingestion through to final PDF report </w:t>
      </w:r>
      <w:r w:rsidRPr="002A7880">
        <w:rPr>
          <w:rFonts w:ascii="Times New Roman" w:hAnsi="Times New Roman" w:cs="Times New Roman"/>
        </w:rPr>
        <w:lastRenderedPageBreak/>
        <w:t xml:space="preserve">delivery. The complete pipeline is accessible via both a command-line interface (main.py) and a browser-based web application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requiring no manual intervention between any stage.</w:t>
      </w:r>
    </w:p>
    <w:p w:rsidR="002A7880" w:rsidRPr="002A7880" w:rsidRDefault="002A7880" w:rsidP="00302DEC">
      <w:pPr>
        <w:pStyle w:val="Heading2"/>
      </w:pPr>
      <w:bookmarkStart w:id="51" w:name="_Toc227762182"/>
      <w:r w:rsidRPr="002A7880">
        <w:rPr>
          <w:rFonts w:ascii="Times New Roman" w:hAnsi="Times New Roman" w:cs="Times New Roman"/>
          <w:bCs/>
        </w:rPr>
        <w:t>Core Design Principles</w:t>
      </w:r>
      <w:bookmarkEnd w:id="51"/>
    </w:p>
    <w:p w:rsidR="002A7880" w:rsidRPr="002A7880" w:rsidRDefault="002A7880" w:rsidP="00302DEC">
      <w:pPr>
        <w:pStyle w:val="NoSpacing"/>
      </w:pPr>
      <w:r w:rsidRPr="002A7880">
        <w:t>Full automation: Every stage from data loading to PDF compilation is handled by Python code.</w:t>
      </w:r>
    </w:p>
    <w:p w:rsidR="002A7880" w:rsidRPr="002A7880" w:rsidRDefault="002A7880" w:rsidP="00302DEC">
      <w:r w:rsidRPr="002A7880">
        <w:rPr>
          <w:bCs/>
          <w:sz w:val="32"/>
        </w:rPr>
        <w:t>Narrative-first design:</w:t>
      </w:r>
      <w:r w:rsidRPr="002A7880">
        <w:t xml:space="preserve"> The narrative generation module (P5) is a mandatory stage, guaranteeing that every chart has a data-grounded interpretive paragraph.</w:t>
      </w:r>
    </w:p>
    <w:p w:rsidR="002A7880" w:rsidRPr="002A7880" w:rsidRDefault="002A7880" w:rsidP="00302DEC">
      <w:r w:rsidRPr="002A7880">
        <w:rPr>
          <w:bCs/>
          <w:sz w:val="32"/>
        </w:rPr>
        <w:t>Transparency:</w:t>
      </w:r>
      <w:r w:rsidRPr="002A7880">
        <w:t xml:space="preserve"> The cleaning module produces a complete change log included verbatim in the PDF and displayed on the website's Cleaning Log tab.</w:t>
      </w:r>
    </w:p>
    <w:p w:rsidR="002A7880" w:rsidRPr="002A7880" w:rsidRDefault="002A7880" w:rsidP="00302DEC">
      <w:r w:rsidRPr="002A7880">
        <w:rPr>
          <w:bCs/>
          <w:sz w:val="32"/>
        </w:rPr>
        <w:t>Web accessibility:</w:t>
      </w:r>
      <w:r w:rsidRPr="002A7880">
        <w:t xml:space="preserve"> The Flask web interface allows any user with a browser to upload a CSV, run the pipeline, and download the PDF without installing any software.</w:t>
      </w:r>
    </w:p>
    <w:p w:rsidR="002A7880" w:rsidRPr="002A7880" w:rsidRDefault="002A7880" w:rsidP="00302DEC">
      <w:pPr>
        <w:pStyle w:val="Heading2"/>
      </w:pPr>
      <w:bookmarkStart w:id="52" w:name="_Toc227762183"/>
      <w:r w:rsidRPr="002A7880">
        <w:rPr>
          <w:rFonts w:ascii="Times New Roman" w:hAnsi="Times New Roman" w:cs="Times New Roman"/>
          <w:bCs/>
        </w:rPr>
        <w:t>System Features</w:t>
      </w:r>
      <w:bookmarkEnd w:id="52"/>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Browser-based web interface: upload CSV, run pipeline, browse results, download PDF</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Automated ingestion from CSV and Excel files with structural validation and schema logging</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Seven-step data cleaning with null handling, deduplication, type correction, and change log</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Eight statistical computations: trend, category, region, product, age, correlation analyses</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Eight professionally styled charts: line, bar, pie, scatter, heatmap, stacked bar</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Rule-based narrative engine generating one business insight paragraph per chart</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Executive summary with auto-computed KPIs: revenue, units, average transaction, top segments</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Professional PDF with branded cover, header, footer, section headings, and 40+ pages</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Four web navigation tabs: Overview, Summary, Charts, and Cleaning Log</w:t>
      </w:r>
    </w:p>
    <w:p w:rsidR="002A7880" w:rsidRPr="002A7880" w:rsidRDefault="002A7880" w:rsidP="002A7880">
      <w:pPr>
        <w:numPr>
          <w:ilvl w:val="0"/>
          <w:numId w:val="4"/>
        </w:numPr>
        <w:rPr>
          <w:rFonts w:ascii="Times New Roman" w:hAnsi="Times New Roman" w:cs="Times New Roman"/>
        </w:rPr>
      </w:pPr>
      <w:r w:rsidRPr="002A7880">
        <w:rPr>
          <w:rFonts w:ascii="Times New Roman" w:hAnsi="Times New Roman" w:cs="Times New Roman"/>
        </w:rPr>
        <w:t>Fully open-source: Python only, zero licensing cost, fully reproducible</w:t>
      </w:r>
    </w:p>
    <w:p w:rsidR="002A7880" w:rsidRPr="002A7880" w:rsidRDefault="002A7880" w:rsidP="00302DEC">
      <w:pPr>
        <w:pStyle w:val="Heading2"/>
      </w:pPr>
      <w:bookmarkStart w:id="53" w:name="_Toc227762184"/>
      <w:r w:rsidRPr="002A7880">
        <w:rPr>
          <w:rFonts w:ascii="Times New Roman" w:hAnsi="Times New Roman" w:cs="Times New Roman"/>
          <w:bCs/>
        </w:rPr>
        <w:t>Technology Stack</w:t>
      </w:r>
      <w:bookmarkEnd w:id="53"/>
    </w:p>
    <w:tbl>
      <w:tblPr>
        <w:tblW w:w="0" w:type="auto"/>
        <w:tblCellSpacing w:w="15" w:type="dxa"/>
        <w:tblCellMar>
          <w:top w:w="15" w:type="dxa"/>
          <w:left w:w="15" w:type="dxa"/>
          <w:bottom w:w="15" w:type="dxa"/>
          <w:right w:w="15" w:type="dxa"/>
        </w:tblCellMar>
        <w:tblLook w:val="04A0"/>
      </w:tblPr>
      <w:tblGrid>
        <w:gridCol w:w="1569"/>
        <w:gridCol w:w="7072"/>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54" w:name="_Toc227762185"/>
            <w:r w:rsidRPr="002A7880">
              <w:rPr>
                <w:rFonts w:ascii="Times New Roman" w:hAnsi="Times New Roman" w:cs="Times New Roman"/>
                <w:bCs/>
              </w:rPr>
              <w:t>Component</w:t>
            </w:r>
            <w:bookmarkEnd w:id="54"/>
          </w:p>
        </w:tc>
        <w:tc>
          <w:tcPr>
            <w:tcW w:w="0" w:type="auto"/>
            <w:vAlign w:val="center"/>
            <w:hideMark/>
          </w:tcPr>
          <w:p w:rsidR="002A7880" w:rsidRPr="002A7880" w:rsidRDefault="002A7880" w:rsidP="00302DEC">
            <w:pPr>
              <w:pStyle w:val="Heading2"/>
            </w:pPr>
            <w:bookmarkStart w:id="55" w:name="_Toc227762186"/>
            <w:r w:rsidRPr="002A7880">
              <w:rPr>
                <w:rFonts w:ascii="Times New Roman" w:hAnsi="Times New Roman" w:cs="Times New Roman"/>
                <w:bCs/>
              </w:rPr>
              <w:t>Description</w:t>
            </w:r>
            <w:bookmarkEnd w:id="55"/>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Flask</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Web framework: HTTP routing, file upload handling, template rendering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Matplotlib 3.x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Core chart rendering with customized styles and value annotations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fpdf2 2.7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 report assembly: layout, headers, footers, images, and text</w:t>
            </w:r>
          </w:p>
        </w:tc>
      </w:tr>
    </w:tbl>
    <w:p w:rsidR="00D62A19" w:rsidRPr="00D62A19" w:rsidRDefault="00D62A19" w:rsidP="00D62A19">
      <w:pPr>
        <w:pStyle w:val="Heading1"/>
        <w:rPr>
          <w:rFonts w:ascii="Times New Roman" w:eastAsia="Times New Roman" w:hAnsi="Times New Roman" w:cs="Times New Roman"/>
          <w:lang w:eastAsia="en-IN"/>
        </w:rPr>
      </w:pPr>
      <w:bookmarkStart w:id="56" w:name="_Toc227762187"/>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6:</w:t>
      </w:r>
      <w:bookmarkEnd w:id="56"/>
    </w:p>
    <w:p w:rsidR="002A7880" w:rsidRPr="00D62A19" w:rsidRDefault="002A7880" w:rsidP="00D62A19">
      <w:pPr>
        <w:pStyle w:val="Heading1"/>
      </w:pPr>
      <w:bookmarkStart w:id="57" w:name="_Toc227762188"/>
      <w:r w:rsidRPr="00D62A19">
        <w:t>METHODOLOGY (Stages 1-3)</w:t>
      </w:r>
      <w:bookmarkEnd w:id="57"/>
    </w:p>
    <w:p w:rsidR="002A7880" w:rsidRPr="002A7880" w:rsidRDefault="002A7880" w:rsidP="002A7880">
      <w:pPr>
        <w:rPr>
          <w:rFonts w:ascii="Times New Roman" w:hAnsi="Times New Roman" w:cs="Times New Roman"/>
        </w:rPr>
      </w:pPr>
      <w:r w:rsidRPr="002A7880">
        <w:rPr>
          <w:rFonts w:ascii="Times New Roman" w:hAnsi="Times New Roman" w:cs="Times New Roman"/>
        </w:rPr>
        <w:t>The project adopts a systematic six-stage methodology mapping directly to the six Python modules of the pipeline. Each stage is independently testable, produces auditable outputs, and feeds results into the next stage without manual handoff. Stages 1-3 cover the data engineering and statistical analysis phases.</w:t>
      </w:r>
    </w:p>
    <w:p w:rsidR="002A7880" w:rsidRPr="002A7880" w:rsidRDefault="002A7880" w:rsidP="00302DEC">
      <w:pPr>
        <w:pStyle w:val="Heading2"/>
      </w:pPr>
      <w:bookmarkStart w:id="58" w:name="_Toc227762189"/>
      <w:r w:rsidRPr="002A7880">
        <w:rPr>
          <w:rFonts w:ascii="Times New Roman" w:hAnsi="Times New Roman" w:cs="Times New Roman"/>
          <w:bCs/>
        </w:rPr>
        <w:t>Stage 1: Data Collection and Ingestion (P1 - ingestion.py)</w:t>
      </w:r>
      <w:bookmarkEnd w:id="5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pipeline begins with automated data ingestion using Pandas </w:t>
      </w:r>
      <w:proofErr w:type="spellStart"/>
      <w:r w:rsidRPr="002A7880">
        <w:rPr>
          <w:rFonts w:ascii="Times New Roman" w:hAnsi="Times New Roman" w:cs="Times New Roman"/>
        </w:rPr>
        <w:t>read_</w:t>
      </w:r>
      <w:proofErr w:type="gramStart"/>
      <w:r w:rsidRPr="002A7880">
        <w:rPr>
          <w:rFonts w:ascii="Times New Roman" w:hAnsi="Times New Roman" w:cs="Times New Roman"/>
        </w:rPr>
        <w:t>csv</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loading the </w:t>
      </w:r>
      <w:proofErr w:type="spellStart"/>
      <w:r w:rsidRPr="002A7880">
        <w:rPr>
          <w:rFonts w:ascii="Times New Roman" w:hAnsi="Times New Roman" w:cs="Times New Roman"/>
        </w:rPr>
        <w:t>Kaggle</w:t>
      </w:r>
      <w:proofErr w:type="spellEnd"/>
      <w:r w:rsidRPr="002A7880">
        <w:rPr>
          <w:rFonts w:ascii="Times New Roman" w:hAnsi="Times New Roman" w:cs="Times New Roman"/>
        </w:rPr>
        <w:t xml:space="preserve"> dataset into a </w:t>
      </w:r>
      <w:proofErr w:type="spellStart"/>
      <w:r w:rsidRPr="002A7880">
        <w:rPr>
          <w:rFonts w:ascii="Times New Roman" w:hAnsi="Times New Roman" w:cs="Times New Roman"/>
        </w:rPr>
        <w:t>DataFrame</w:t>
      </w:r>
      <w:proofErr w:type="spellEnd"/>
      <w:r w:rsidRPr="002A7880">
        <w:rPr>
          <w:rFonts w:ascii="Times New Roman" w:hAnsi="Times New Roman" w:cs="Times New Roman"/>
        </w:rPr>
        <w:t>. The module validates file existence, confirms the extension is supported (CSV or Excel), then logs the dataset shape, all column names, inferred data types, and null value counts per column. This structural validation acts as a data contract check, ensuring expected columns are present before any processing begins. If the file is malformed, the module raises a descriptive exception that immediately identifies the problem without executing any downstream stages, preventing silent data errors from propagating.</w:t>
      </w:r>
    </w:p>
    <w:p w:rsidR="002A7880" w:rsidRPr="002A7880" w:rsidRDefault="002A7880" w:rsidP="00302DEC">
      <w:pPr>
        <w:pStyle w:val="Heading2"/>
      </w:pPr>
      <w:bookmarkStart w:id="59" w:name="_Toc227762190"/>
      <w:r w:rsidRPr="002A7880">
        <w:rPr>
          <w:rFonts w:ascii="Times New Roman" w:hAnsi="Times New Roman" w:cs="Times New Roman"/>
          <w:bCs/>
        </w:rPr>
        <w:t>Stage 2: Data Cleaning and Preprocessing (P2 - cleaning.py)</w:t>
      </w:r>
      <w:bookmarkEnd w:id="5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cleaning module applies a seven-step transformation sequence. Step 1 removes fully empty rows with </w:t>
      </w:r>
      <w:proofErr w:type="spellStart"/>
      <w:r w:rsidRPr="002A7880">
        <w:rPr>
          <w:rFonts w:ascii="Times New Roman" w:hAnsi="Times New Roman" w:cs="Times New Roman"/>
        </w:rPr>
        <w:t>dropna</w:t>
      </w:r>
      <w:proofErr w:type="spellEnd"/>
      <w:r w:rsidRPr="002A7880">
        <w:rPr>
          <w:rFonts w:ascii="Times New Roman" w:hAnsi="Times New Roman" w:cs="Times New Roman"/>
        </w:rPr>
        <w:t xml:space="preserve">(how='all'). Step 2 removes duplicates. Step 3 drops rows missing critical fields: Date, Product, Category, or Revenue. Step 4 parses the Date column with </w:t>
      </w:r>
      <w:proofErr w:type="spellStart"/>
      <w:r w:rsidRPr="002A7880">
        <w:rPr>
          <w:rFonts w:ascii="Times New Roman" w:hAnsi="Times New Roman" w:cs="Times New Roman"/>
        </w:rPr>
        <w:t>pd.to_</w:t>
      </w:r>
      <w:proofErr w:type="gramStart"/>
      <w:r w:rsidRPr="002A7880">
        <w:rPr>
          <w:rFonts w:ascii="Times New Roman" w:hAnsi="Times New Roman" w:cs="Times New Roman"/>
        </w:rPr>
        <w:t>datetime</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and derives Month and </w:t>
      </w:r>
      <w:proofErr w:type="spellStart"/>
      <w:r w:rsidRPr="002A7880">
        <w:rPr>
          <w:rFonts w:ascii="Times New Roman" w:hAnsi="Times New Roman" w:cs="Times New Roman"/>
        </w:rPr>
        <w:t>Month_Num</w:t>
      </w:r>
      <w:proofErr w:type="spellEnd"/>
      <w:r w:rsidRPr="002A7880">
        <w:rPr>
          <w:rFonts w:ascii="Times New Roman" w:hAnsi="Times New Roman" w:cs="Times New Roman"/>
        </w:rPr>
        <w:t xml:space="preserve"> columns. Step 5 applies </w:t>
      </w:r>
      <w:proofErr w:type="spellStart"/>
      <w:r w:rsidRPr="002A7880">
        <w:rPr>
          <w:rFonts w:ascii="Times New Roman" w:hAnsi="Times New Roman" w:cs="Times New Roman"/>
        </w:rPr>
        <w:t>pd.to_</w:t>
      </w:r>
      <w:proofErr w:type="gramStart"/>
      <w:r w:rsidRPr="002A7880">
        <w:rPr>
          <w:rFonts w:ascii="Times New Roman" w:hAnsi="Times New Roman" w:cs="Times New Roman"/>
        </w:rPr>
        <w:t>numeric</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with errors='coerce' to all quantitative columns. Step 6 fills remaining </w:t>
      </w:r>
      <w:proofErr w:type="spellStart"/>
      <w:r w:rsidRPr="002A7880">
        <w:rPr>
          <w:rFonts w:ascii="Times New Roman" w:hAnsi="Times New Roman" w:cs="Times New Roman"/>
        </w:rPr>
        <w:t>NaN</w:t>
      </w:r>
      <w:proofErr w:type="spellEnd"/>
      <w:r w:rsidRPr="002A7880">
        <w:rPr>
          <w:rFonts w:ascii="Times New Roman" w:hAnsi="Times New Roman" w:cs="Times New Roman"/>
        </w:rPr>
        <w:t xml:space="preserve"> values with column medians. Step 7 standardizes categorical strings with </w:t>
      </w:r>
      <w:proofErr w:type="gramStart"/>
      <w:r w:rsidRPr="002A7880">
        <w:rPr>
          <w:rFonts w:ascii="Times New Roman" w:hAnsi="Times New Roman" w:cs="Times New Roman"/>
        </w:rPr>
        <w:t>strip(</w:t>
      </w:r>
      <w:proofErr w:type="gramEnd"/>
      <w:r w:rsidRPr="002A7880">
        <w:rPr>
          <w:rFonts w:ascii="Times New Roman" w:hAnsi="Times New Roman" w:cs="Times New Roman"/>
        </w:rPr>
        <w:t xml:space="preserve">) and title(). Every change is appended to a structured change log returned alongside the cleaned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and displayed on the website's Cleaning Log tab and included in the PDF report.</w:t>
      </w:r>
    </w:p>
    <w:p w:rsidR="002A7880" w:rsidRPr="002A7880" w:rsidRDefault="002A7880" w:rsidP="00302DEC">
      <w:pPr>
        <w:pStyle w:val="Heading2"/>
      </w:pPr>
      <w:bookmarkStart w:id="60" w:name="_Toc227762191"/>
      <w:r w:rsidRPr="002A7880">
        <w:rPr>
          <w:rFonts w:ascii="Times New Roman" w:hAnsi="Times New Roman" w:cs="Times New Roman"/>
          <w:bCs/>
        </w:rPr>
        <w:t>Stage 3: Statistical Analysis (P3 - analysis.py)</w:t>
      </w:r>
      <w:bookmarkEnd w:id="6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analysis module computes eight statistical outputs from the cleaned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descriptive statistics (mean, median, std, min, max) for all numeric columns; monthly revenue aggregation via </w:t>
      </w:r>
      <w:proofErr w:type="spellStart"/>
      <w:r w:rsidRPr="002A7880">
        <w:rPr>
          <w:rFonts w:ascii="Times New Roman" w:hAnsi="Times New Roman" w:cs="Times New Roman"/>
        </w:rPr>
        <w:t>groupby</w:t>
      </w:r>
      <w:proofErr w:type="spellEnd"/>
      <w:r w:rsidRPr="002A7880">
        <w:rPr>
          <w:rFonts w:ascii="Times New Roman" w:hAnsi="Times New Roman" w:cs="Times New Roman"/>
        </w:rPr>
        <w:t xml:space="preserve">('Month')['Revenue'].sum(); category revenue ranking; product units sold totals for all 36 unique products; region revenue breakdown; top-5 products by revenue; full Pearson correlation matrix via </w:t>
      </w:r>
      <w:proofErr w:type="spellStart"/>
      <w:r w:rsidRPr="002A7880">
        <w:rPr>
          <w:rFonts w:ascii="Times New Roman" w:hAnsi="Times New Roman" w:cs="Times New Roman"/>
        </w:rPr>
        <w:t>DataFrame.corr</w:t>
      </w:r>
      <w:proofErr w:type="spellEnd"/>
      <w:r w:rsidRPr="002A7880">
        <w:rPr>
          <w:rFonts w:ascii="Times New Roman" w:hAnsi="Times New Roman" w:cs="Times New Roman"/>
        </w:rPr>
        <w:t xml:space="preserve">(); and customer age group segmentation via </w:t>
      </w:r>
      <w:proofErr w:type="spellStart"/>
      <w:r w:rsidRPr="002A7880">
        <w:rPr>
          <w:rFonts w:ascii="Times New Roman" w:hAnsi="Times New Roman" w:cs="Times New Roman"/>
        </w:rPr>
        <w:t>pd.cut</w:t>
      </w:r>
      <w:proofErr w:type="spellEnd"/>
      <w:r w:rsidRPr="002A7880">
        <w:rPr>
          <w:rFonts w:ascii="Times New Roman" w:hAnsi="Times New Roman" w:cs="Times New Roman"/>
        </w:rPr>
        <w:t xml:space="preserve">() with four bands (18-25, 26-35, 36-45, 46+). All results are </w:t>
      </w:r>
      <w:r w:rsidRPr="002A7880">
        <w:rPr>
          <w:rFonts w:ascii="Times New Roman" w:hAnsi="Times New Roman" w:cs="Times New Roman"/>
        </w:rPr>
        <w:lastRenderedPageBreak/>
        <w:t>stored in a dictionary passed downstream to both the visualization module and the narrative generator, and surfaced on the website's Summary tab as the Executive Summary KPI block.</w:t>
      </w:r>
    </w:p>
    <w:p w:rsidR="002A7880" w:rsidRPr="002A7880" w:rsidRDefault="002A7880" w:rsidP="00302DEC">
      <w:pPr>
        <w:pStyle w:val="Heading1"/>
      </w:pPr>
      <w:bookmarkStart w:id="61" w:name="_Toc227762192"/>
      <w:r w:rsidRPr="002A7880">
        <w:t>METHODOLOGY (Stages 4-6)</w:t>
      </w:r>
      <w:bookmarkEnd w:id="61"/>
    </w:p>
    <w:p w:rsidR="002A7880" w:rsidRPr="002A7880" w:rsidRDefault="002A7880" w:rsidP="002A7880">
      <w:pPr>
        <w:rPr>
          <w:rFonts w:ascii="Times New Roman" w:hAnsi="Times New Roman" w:cs="Times New Roman"/>
        </w:rPr>
      </w:pPr>
      <w:r w:rsidRPr="002A7880">
        <w:rPr>
          <w:rFonts w:ascii="Times New Roman" w:hAnsi="Times New Roman" w:cs="Times New Roman"/>
        </w:rPr>
        <w:t>Stages 4 through 6 cover the output generation phases: chart production, narrative creation, and PDF report compilation. These stages transform statistical outputs into the final report and website results delivered to the user.</w:t>
      </w:r>
    </w:p>
    <w:p w:rsidR="002A7880" w:rsidRPr="002A7880" w:rsidRDefault="002A7880" w:rsidP="00302DEC">
      <w:pPr>
        <w:pStyle w:val="Heading2"/>
      </w:pPr>
      <w:bookmarkStart w:id="62" w:name="_Toc227762193"/>
      <w:r w:rsidRPr="002A7880">
        <w:rPr>
          <w:rFonts w:ascii="Times New Roman" w:hAnsi="Times New Roman" w:cs="Times New Roman"/>
          <w:bCs/>
        </w:rPr>
        <w:t>Stage 4: Data Visualization (P4 - visualization.py)</w:t>
      </w:r>
      <w:bookmarkEnd w:id="6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module generates eight charts saved as 150 DPI PNG files. </w:t>
      </w:r>
      <w:proofErr w:type="spellStart"/>
      <w:r w:rsidRPr="002A7880">
        <w:rPr>
          <w:rFonts w:ascii="Times New Roman" w:hAnsi="Times New Roman" w:cs="Times New Roman"/>
        </w:rPr>
        <w:t>Seaborn's</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set_</w:t>
      </w:r>
      <w:proofErr w:type="gramStart"/>
      <w:r w:rsidRPr="002A7880">
        <w:rPr>
          <w:rFonts w:ascii="Times New Roman" w:hAnsi="Times New Roman" w:cs="Times New Roman"/>
        </w:rPr>
        <w:t>theme</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configures </w:t>
      </w:r>
      <w:proofErr w:type="spellStart"/>
      <w:r w:rsidRPr="002A7880">
        <w:rPr>
          <w:rFonts w:ascii="Times New Roman" w:hAnsi="Times New Roman" w:cs="Times New Roman"/>
        </w:rPr>
        <w:t>whitegrid</w:t>
      </w:r>
      <w:proofErr w:type="spellEnd"/>
      <w:r w:rsidRPr="002A7880">
        <w:rPr>
          <w:rFonts w:ascii="Times New Roman" w:hAnsi="Times New Roman" w:cs="Times New Roman"/>
        </w:rPr>
        <w:t xml:space="preserve"> backgrounds and a consistent eight-colour crimson-to-teal palette. All charts use </w:t>
      </w:r>
      <w:proofErr w:type="spellStart"/>
      <w:r w:rsidRPr="002A7880">
        <w:rPr>
          <w:rFonts w:ascii="Times New Roman" w:hAnsi="Times New Roman" w:cs="Times New Roman"/>
        </w:rPr>
        <w:t>figsize</w:t>
      </w:r>
      <w:proofErr w:type="spellEnd"/>
      <w:proofErr w:type="gramStart"/>
      <w:r w:rsidRPr="002A7880">
        <w:rPr>
          <w:rFonts w:ascii="Times New Roman" w:hAnsi="Times New Roman" w:cs="Times New Roman"/>
        </w:rPr>
        <w:t>=(</w:t>
      </w:r>
      <w:proofErr w:type="gramEnd"/>
      <w:r w:rsidRPr="002A7880">
        <w:rPr>
          <w:rFonts w:ascii="Times New Roman" w:hAnsi="Times New Roman" w:cs="Times New Roman"/>
        </w:rPr>
        <w:t>10, 5) for consistent landscape proportions. Chart 1 is a line chart with an area fill for monthly revenue; Chart 2 a horizontal bar chart for category revenue; Chart 3 a pie chart for regional share; Chart 4 a horizontal bar chart for top-10 product volumes; Chart 5 a vertical bar chart for age group revenue; Chart 6 a correlation heatmap with annotated coefficients; Chart 7 a scatter plot coloured by category; Chart 8 a stacked bar chart for monthly category composition. All charts are displayed interactively on the website's Charts tab and embedded in the PDF report.</w:t>
      </w:r>
    </w:p>
    <w:p w:rsidR="002A7880" w:rsidRPr="002A7880" w:rsidRDefault="002A7880" w:rsidP="00302DEC">
      <w:pPr>
        <w:pStyle w:val="Heading2"/>
      </w:pPr>
      <w:bookmarkStart w:id="63" w:name="_Toc227762194"/>
      <w:r w:rsidRPr="002A7880">
        <w:rPr>
          <w:rFonts w:ascii="Times New Roman" w:hAnsi="Times New Roman" w:cs="Times New Roman"/>
          <w:bCs/>
        </w:rPr>
        <w:t>Stage 5: Narrative Generation (P5 - narrative.py)</w:t>
      </w:r>
      <w:bookmarkEnd w:id="63"/>
    </w:p>
    <w:p w:rsidR="002A7880" w:rsidRPr="002A7880" w:rsidRDefault="002A7880" w:rsidP="002A7880">
      <w:pPr>
        <w:rPr>
          <w:rFonts w:ascii="Times New Roman" w:hAnsi="Times New Roman" w:cs="Times New Roman"/>
        </w:rPr>
      </w:pPr>
      <w:r w:rsidRPr="002A7880">
        <w:rPr>
          <w:rFonts w:ascii="Times New Roman" w:hAnsi="Times New Roman" w:cs="Times New Roman"/>
        </w:rPr>
        <w:t>The narrative module extracts key statistical values from the analysis dictionary and constructs structured three-part insight paragraphs - context, finding, recommendation - for each of the eight charts. The module also generates the executive summary KPI block. All narrative text appears alongside each chart on the website (in the 'Pipeline-generated insight' sections) and is embedded in the corresponding chart page of the PDF report. This rule-based approach guarantees every narrative is factually accurate, as all values are extracted directly from computed statistics rather than written by hand.</w:t>
      </w:r>
    </w:p>
    <w:p w:rsidR="002A7880" w:rsidRPr="002A7880" w:rsidRDefault="002A7880" w:rsidP="00302DEC">
      <w:pPr>
        <w:pStyle w:val="Heading2"/>
      </w:pPr>
      <w:bookmarkStart w:id="64" w:name="_Toc227762195"/>
      <w:r w:rsidRPr="002A7880">
        <w:rPr>
          <w:rFonts w:ascii="Times New Roman" w:hAnsi="Times New Roman" w:cs="Times New Roman"/>
          <w:bCs/>
        </w:rPr>
        <w:t>Stage 6: Report Compilation (P6 - report_builder.py)</w:t>
      </w:r>
      <w:bookmarkEnd w:id="6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fpdf2 library assembles all content into a multi-page branded PDF. The Report class defines custom </w:t>
      </w:r>
      <w:proofErr w:type="gramStart"/>
      <w:r w:rsidRPr="002A7880">
        <w:rPr>
          <w:rFonts w:ascii="Times New Roman" w:hAnsi="Times New Roman" w:cs="Times New Roman"/>
        </w:rPr>
        <w:t>header(</w:t>
      </w:r>
      <w:proofErr w:type="gramEnd"/>
      <w:r w:rsidRPr="002A7880">
        <w:rPr>
          <w:rFonts w:ascii="Times New Roman" w:hAnsi="Times New Roman" w:cs="Times New Roman"/>
        </w:rPr>
        <w:t xml:space="preserve">) and footer() methods applying the crimson stripe and dark banner to every content page. The cover page uses absolute positioning with auto-page-break disabled. Chart sections are rendered with </w:t>
      </w:r>
      <w:proofErr w:type="spellStart"/>
      <w:r w:rsidRPr="002A7880">
        <w:rPr>
          <w:rFonts w:ascii="Times New Roman" w:hAnsi="Times New Roman" w:cs="Times New Roman"/>
        </w:rPr>
        <w:t>add_page</w:t>
      </w:r>
      <w:proofErr w:type="spellEnd"/>
      <w:r w:rsidRPr="002A7880">
        <w:rPr>
          <w:rFonts w:ascii="Times New Roman" w:hAnsi="Times New Roman" w:cs="Times New Roman"/>
        </w:rPr>
        <w:t>() followed by the section heading bar, PNG image at 155mm display width, italic caption line, and full narrative paragraph. The PDF is delivered via the website's 'Download PDF Report' button, implemented as a Flask route that streams the generated file directly to the user's browser.</w:t>
      </w:r>
    </w:p>
    <w:p w:rsidR="00D62A19" w:rsidRPr="00D62A19" w:rsidRDefault="00D62A19" w:rsidP="00D62A19">
      <w:pPr>
        <w:pStyle w:val="Heading1"/>
        <w:rPr>
          <w:rFonts w:ascii="Times New Roman" w:eastAsia="Times New Roman" w:hAnsi="Times New Roman" w:cs="Times New Roman"/>
          <w:lang w:eastAsia="en-IN"/>
        </w:rPr>
      </w:pPr>
      <w:bookmarkStart w:id="65" w:name="_Toc227762196"/>
      <w:r w:rsidRPr="00D62A19">
        <w:rPr>
          <w:rFonts w:ascii="Times New Roman" w:eastAsia="Times New Roman" w:hAnsi="Times New Roman" w:cs="Times New Roman"/>
          <w:lang w:eastAsia="en-IN"/>
        </w:rPr>
        <w:lastRenderedPageBreak/>
        <w:t xml:space="preserve">Chapter </w:t>
      </w:r>
      <w:r>
        <w:rPr>
          <w:rFonts w:ascii="Times New Roman" w:eastAsia="Times New Roman" w:hAnsi="Times New Roman" w:cs="Times New Roman"/>
          <w:lang w:eastAsia="en-IN"/>
        </w:rPr>
        <w:t>7:</w:t>
      </w:r>
      <w:bookmarkEnd w:id="65"/>
    </w:p>
    <w:p w:rsidR="002A7880" w:rsidRPr="002A7880" w:rsidRDefault="002A7880" w:rsidP="00302DEC">
      <w:pPr>
        <w:pStyle w:val="Heading1"/>
      </w:pPr>
      <w:bookmarkStart w:id="66" w:name="_Toc227762197"/>
      <w:r w:rsidRPr="002A7880">
        <w:t>DATA FLOW DIAGRAM (DFD)</w:t>
      </w:r>
      <w:bookmarkEnd w:id="66"/>
    </w:p>
    <w:p w:rsidR="002A7880" w:rsidRPr="002A7880" w:rsidRDefault="002A7880" w:rsidP="002A7880">
      <w:pPr>
        <w:rPr>
          <w:rFonts w:ascii="Times New Roman" w:hAnsi="Times New Roman" w:cs="Times New Roman"/>
        </w:rPr>
      </w:pPr>
      <w:r w:rsidRPr="002A7880">
        <w:rPr>
          <w:rFonts w:ascii="Times New Roman" w:hAnsi="Times New Roman" w:cs="Times New Roman"/>
        </w:rPr>
        <w:t>The Data Flow Diagram provides a formal representation of how data moves through the system from raw file input to the final compiled PDF report. It is presented at two levels: Level 0 (context diagram) and Level 1 (internal process detail).</w:t>
      </w:r>
    </w:p>
    <w:p w:rsidR="002A7880" w:rsidRPr="002A7880" w:rsidRDefault="002A7880" w:rsidP="00302DEC">
      <w:pPr>
        <w:pStyle w:val="Heading2"/>
      </w:pPr>
      <w:bookmarkStart w:id="67" w:name="_Toc227762198"/>
      <w:r w:rsidRPr="002A7880">
        <w:rPr>
          <w:rFonts w:ascii="Times New Roman" w:hAnsi="Times New Roman" w:cs="Times New Roman"/>
          <w:bCs/>
        </w:rPr>
        <w:t>Level 0 DFD - Context Diagram</w:t>
      </w:r>
      <w:bookmarkEnd w:id="67"/>
    </w:p>
    <w:p w:rsidR="002A7880" w:rsidRPr="002A7880" w:rsidRDefault="002A7880" w:rsidP="002A7880">
      <w:pPr>
        <w:rPr>
          <w:rFonts w:ascii="Times New Roman" w:hAnsi="Times New Roman" w:cs="Times New Roman"/>
        </w:rPr>
      </w:pPr>
      <w:r w:rsidRPr="002A7880">
        <w:rPr>
          <w:rFonts w:ascii="Times New Roman" w:hAnsi="Times New Roman" w:cs="Times New Roman"/>
        </w:rPr>
        <w:t>At the highest level, the entire system is a single process. Two external entities interact with it. The Business Analyst/User provides two inputs: the raw Dataset (a CSV or Excel file) and Business Questions the report should answer. The system produces two outputs: eight PNG Chart Files and one compiled PDF Report. The User can also access results through the Web Browser interface, which presents charts, narratives, KPI summaries, and the cleaning log interactively before downloading.</w:t>
      </w:r>
    </w:p>
    <w:p w:rsidR="002A7880" w:rsidRPr="002A7880" w:rsidRDefault="002A7880" w:rsidP="00302DEC">
      <w:pPr>
        <w:pStyle w:val="Heading2"/>
      </w:pPr>
      <w:bookmarkStart w:id="68" w:name="_Toc227762199"/>
      <w:r w:rsidRPr="002A7880">
        <w:rPr>
          <w:rFonts w:ascii="Times New Roman" w:hAnsi="Times New Roman" w:cs="Times New Roman"/>
          <w:bCs/>
        </w:rPr>
        <w:t>Level 1 DFD - Internal Pipeline Processes</w:t>
      </w:r>
      <w:bookmarkEnd w:id="68"/>
    </w:p>
    <w:tbl>
      <w:tblPr>
        <w:tblW w:w="0" w:type="auto"/>
        <w:tblCellSpacing w:w="15" w:type="dxa"/>
        <w:tblCellMar>
          <w:top w:w="15" w:type="dxa"/>
          <w:left w:w="15" w:type="dxa"/>
          <w:bottom w:w="15" w:type="dxa"/>
          <w:right w:w="15" w:type="dxa"/>
        </w:tblCellMar>
        <w:tblLook w:val="04A0"/>
      </w:tblPr>
      <w:tblGrid>
        <w:gridCol w:w="1886"/>
        <w:gridCol w:w="1720"/>
        <w:gridCol w:w="2323"/>
        <w:gridCol w:w="3187"/>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69" w:name="_Toc227762200"/>
            <w:r w:rsidRPr="002A7880">
              <w:rPr>
                <w:rFonts w:ascii="Times New Roman" w:hAnsi="Times New Roman" w:cs="Times New Roman"/>
                <w:bCs/>
              </w:rPr>
              <w:t>Process</w:t>
            </w:r>
            <w:bookmarkEnd w:id="69"/>
          </w:p>
        </w:tc>
        <w:tc>
          <w:tcPr>
            <w:tcW w:w="0" w:type="auto"/>
            <w:vAlign w:val="center"/>
            <w:hideMark/>
          </w:tcPr>
          <w:p w:rsidR="002A7880" w:rsidRPr="002A7880" w:rsidRDefault="002A7880" w:rsidP="00302DEC">
            <w:pPr>
              <w:pStyle w:val="Heading2"/>
            </w:pPr>
            <w:bookmarkStart w:id="70" w:name="_Toc227762201"/>
            <w:r w:rsidRPr="002A7880">
              <w:rPr>
                <w:rFonts w:ascii="Times New Roman" w:hAnsi="Times New Roman" w:cs="Times New Roman"/>
                <w:bCs/>
              </w:rPr>
              <w:t>Module</w:t>
            </w:r>
            <w:bookmarkEnd w:id="70"/>
          </w:p>
        </w:tc>
        <w:tc>
          <w:tcPr>
            <w:tcW w:w="0" w:type="auto"/>
            <w:vAlign w:val="center"/>
            <w:hideMark/>
          </w:tcPr>
          <w:p w:rsidR="002A7880" w:rsidRPr="002A7880" w:rsidRDefault="002A7880" w:rsidP="00302DEC">
            <w:pPr>
              <w:pStyle w:val="Heading2"/>
            </w:pPr>
            <w:bookmarkStart w:id="71" w:name="_Toc227762202"/>
            <w:r w:rsidRPr="002A7880">
              <w:rPr>
                <w:rFonts w:ascii="Times New Roman" w:hAnsi="Times New Roman" w:cs="Times New Roman"/>
                <w:bCs/>
              </w:rPr>
              <w:t>Input</w:t>
            </w:r>
            <w:bookmarkEnd w:id="71"/>
          </w:p>
        </w:tc>
        <w:tc>
          <w:tcPr>
            <w:tcW w:w="0" w:type="auto"/>
            <w:vAlign w:val="center"/>
            <w:hideMark/>
          </w:tcPr>
          <w:p w:rsidR="002A7880" w:rsidRPr="002A7880" w:rsidRDefault="002A7880" w:rsidP="00302DEC">
            <w:pPr>
              <w:pStyle w:val="Heading2"/>
            </w:pPr>
            <w:bookmarkStart w:id="72" w:name="_Toc227762203"/>
            <w:r w:rsidRPr="002A7880">
              <w:rPr>
                <w:rFonts w:ascii="Times New Roman" w:hAnsi="Times New Roman" w:cs="Times New Roman"/>
                <w:bCs/>
              </w:rPr>
              <w:t>Output</w:t>
            </w:r>
            <w:bookmarkEnd w:id="72"/>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P1: Data Ingestion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ingestion.py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CSV/Excel file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Validated </w:t>
            </w:r>
            <w:proofErr w:type="spellStart"/>
            <w:r w:rsidRPr="002A7880">
              <w:rPr>
                <w:rFonts w:ascii="Times New Roman" w:hAnsi="Times New Roman" w:cs="Times New Roman"/>
              </w:rPr>
              <w:t>DataFrame</w:t>
            </w:r>
            <w:proofErr w:type="spellEnd"/>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P2: Data Cleaning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cleaning.py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Raw </w:t>
            </w:r>
            <w:proofErr w:type="spellStart"/>
            <w:r w:rsidRPr="002A7880">
              <w:rPr>
                <w:rFonts w:ascii="Times New Roman" w:hAnsi="Times New Roman" w:cs="Times New Roman"/>
              </w:rPr>
              <w:t>DataFrame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Clean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 Change Log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P3: Analysis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analysis.py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Clean </w:t>
            </w:r>
            <w:proofErr w:type="spellStart"/>
            <w:r w:rsidRPr="002A7880">
              <w:rPr>
                <w:rFonts w:ascii="Times New Roman" w:hAnsi="Times New Roman" w:cs="Times New Roman"/>
              </w:rPr>
              <w:t>DataFrame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Statistics Dictionary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P4: Visualization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visualization.py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Statistics Dictionary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PNG Chart Files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P5: Narrative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Stats + </w:t>
            </w:r>
            <w:proofErr w:type="spellStart"/>
            <w:r w:rsidRPr="002A7880">
              <w:rPr>
                <w:rFonts w:ascii="Times New Roman" w:hAnsi="Times New Roman" w:cs="Times New Roman"/>
              </w:rPr>
              <w:t>DataFrame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 Text Dictionary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P6: Report Builder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report_builder.py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Charts + Narratives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 Report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Web App</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app.py (Flask)</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CSV Upload from User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Interactive Results + PDF</w:t>
            </w:r>
          </w:p>
        </w:tc>
      </w:tr>
    </w:tbl>
    <w:p w:rsidR="002A7880" w:rsidRPr="002A7880" w:rsidRDefault="002A7880" w:rsidP="00302DEC">
      <w:pPr>
        <w:pStyle w:val="Heading2"/>
      </w:pPr>
      <w:bookmarkStart w:id="73" w:name="_Toc227762204"/>
      <w:r w:rsidRPr="002A7880">
        <w:rPr>
          <w:rFonts w:ascii="Times New Roman" w:hAnsi="Times New Roman" w:cs="Times New Roman"/>
          <w:bCs/>
        </w:rPr>
        <w:t>Architecture Summary</w:t>
      </w:r>
      <w:bookmarkEnd w:id="73"/>
    </w:p>
    <w:p w:rsidR="002A7880" w:rsidRDefault="002A7880" w:rsidP="002A7880">
      <w:pPr>
        <w:rPr>
          <w:rFonts w:ascii="Times New Roman" w:hAnsi="Times New Roman" w:cs="Times New Roman"/>
        </w:rPr>
      </w:pPr>
      <w:r w:rsidRPr="002A7880">
        <w:rPr>
          <w:rFonts w:ascii="Times New Roman" w:hAnsi="Times New Roman" w:cs="Times New Roman"/>
        </w:rPr>
        <w:t xml:space="preserve">The sequential, unidirectional data flow ensures a clean separation of concerns. No stage modifies outputs of a previous stage, making the pipeline safe to re-run and easy to debug. The Flask web application acts as an orchestrator: it receives the uploaded CSV, calls </w:t>
      </w:r>
      <w:proofErr w:type="gramStart"/>
      <w:r w:rsidRPr="002A7880">
        <w:rPr>
          <w:rFonts w:ascii="Times New Roman" w:hAnsi="Times New Roman" w:cs="Times New Roman"/>
        </w:rPr>
        <w:t>main(</w:t>
      </w:r>
      <w:proofErr w:type="gramEnd"/>
      <w:r w:rsidRPr="002A7880">
        <w:rPr>
          <w:rFonts w:ascii="Times New Roman" w:hAnsi="Times New Roman" w:cs="Times New Roman"/>
        </w:rPr>
        <w:t xml:space="preserve">) of the pipeline, stores results in a session dictionary, and serves the results through Jinja2 HTML templates. The Download button triggers a route that calls the report builder and </w:t>
      </w:r>
      <w:r w:rsidRPr="002A7880">
        <w:rPr>
          <w:rFonts w:ascii="Times New Roman" w:hAnsi="Times New Roman" w:cs="Times New Roman"/>
        </w:rPr>
        <w:lastRenderedPageBreak/>
        <w:t>streams the PDF. This architecture means the web interface adds zero new analytical logic - it is purely a delivery mechanism layered on top of the existing six-stage pipeline.</w:t>
      </w:r>
    </w:p>
    <w:p w:rsidR="00D62A19" w:rsidRPr="00D62A19" w:rsidRDefault="00D62A19" w:rsidP="00D62A19">
      <w:pPr>
        <w:pStyle w:val="Heading1"/>
        <w:rPr>
          <w:rFonts w:ascii="Times New Roman" w:eastAsia="Times New Roman" w:hAnsi="Times New Roman" w:cs="Times New Roman"/>
          <w:lang w:eastAsia="en-IN"/>
        </w:rPr>
      </w:pPr>
      <w:bookmarkStart w:id="74" w:name="_Toc227762205"/>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8:</w:t>
      </w:r>
      <w:bookmarkEnd w:id="74"/>
    </w:p>
    <w:p w:rsidR="002A7880" w:rsidRPr="002A7880" w:rsidRDefault="002A7880" w:rsidP="00D62A19">
      <w:pPr>
        <w:pStyle w:val="Heading1"/>
      </w:pPr>
      <w:bookmarkStart w:id="75" w:name="_Toc227762206"/>
      <w:r w:rsidRPr="002A7880">
        <w:t>ROLES AND RESPONSIBILITIES</w:t>
      </w:r>
      <w:bookmarkEnd w:id="75"/>
    </w:p>
    <w:p w:rsidR="002A7880" w:rsidRPr="002A7880" w:rsidRDefault="002A7880" w:rsidP="002A7880">
      <w:pPr>
        <w:rPr>
          <w:rFonts w:ascii="Times New Roman" w:hAnsi="Times New Roman" w:cs="Times New Roman"/>
        </w:rPr>
      </w:pPr>
      <w:r w:rsidRPr="002A7880">
        <w:rPr>
          <w:rFonts w:ascii="Times New Roman" w:hAnsi="Times New Roman" w:cs="Times New Roman"/>
        </w:rPr>
        <w:t>This project was completed by a three-member team with each member taking primary ownership of two pipeline stages and contributing collaborative support across all other aspects including the web interface development, report writing, and integration testing. Regular team reviews ensured cohesive integration.</w:t>
      </w:r>
    </w:p>
    <w:p w:rsidR="002A7880" w:rsidRPr="002A7880" w:rsidRDefault="002A7880" w:rsidP="00302DEC">
      <w:pPr>
        <w:pStyle w:val="Heading2"/>
      </w:pPr>
      <w:bookmarkStart w:id="76" w:name="_Toc227762207"/>
      <w:r w:rsidRPr="002A7880">
        <w:rPr>
          <w:rFonts w:ascii="Times New Roman" w:hAnsi="Times New Roman" w:cs="Times New Roman"/>
          <w:bCs/>
        </w:rPr>
        <w:t>Ronak Lodhi (24BCS10301) - Data Engineering Lead</w:t>
      </w:r>
      <w:bookmarkEnd w:id="76"/>
    </w:p>
    <w:p w:rsidR="002A7880" w:rsidRPr="002A7880" w:rsidRDefault="002A7880" w:rsidP="002A7880">
      <w:pPr>
        <w:numPr>
          <w:ilvl w:val="0"/>
          <w:numId w:val="5"/>
        </w:numPr>
        <w:rPr>
          <w:rFonts w:ascii="Times New Roman" w:hAnsi="Times New Roman" w:cs="Times New Roman"/>
        </w:rPr>
      </w:pPr>
      <w:r w:rsidRPr="002A7880">
        <w:rPr>
          <w:rFonts w:ascii="Times New Roman" w:hAnsi="Times New Roman" w:cs="Times New Roman"/>
        </w:rPr>
        <w:t>Designed and implemented P1 Data Ingestion (ingestion.py): file validation, schema logging, null count reporting, and duplicate detection before processing begins.</w:t>
      </w:r>
    </w:p>
    <w:p w:rsidR="002A7880" w:rsidRPr="002A7880" w:rsidRDefault="002A7880" w:rsidP="002A7880">
      <w:pPr>
        <w:numPr>
          <w:ilvl w:val="0"/>
          <w:numId w:val="5"/>
        </w:numPr>
        <w:rPr>
          <w:rFonts w:ascii="Times New Roman" w:hAnsi="Times New Roman" w:cs="Times New Roman"/>
        </w:rPr>
      </w:pPr>
      <w:r w:rsidRPr="002A7880">
        <w:rPr>
          <w:rFonts w:ascii="Times New Roman" w:hAnsi="Times New Roman" w:cs="Times New Roman"/>
        </w:rPr>
        <w:t>Built P2 Data Cleaning Engine (cleaning.py) with the complete seven-step pipeline including null handling, deduplication, date parsing, numeric coercion, median imputation, string standardization, and full change log generation.</w:t>
      </w:r>
    </w:p>
    <w:p w:rsidR="002A7880" w:rsidRPr="002A7880" w:rsidRDefault="002A7880" w:rsidP="002A7880">
      <w:pPr>
        <w:numPr>
          <w:ilvl w:val="0"/>
          <w:numId w:val="5"/>
        </w:numPr>
        <w:rPr>
          <w:rFonts w:ascii="Times New Roman" w:hAnsi="Times New Roman" w:cs="Times New Roman"/>
        </w:rPr>
      </w:pPr>
      <w:r w:rsidRPr="002A7880">
        <w:rPr>
          <w:rFonts w:ascii="Times New Roman" w:hAnsi="Times New Roman" w:cs="Times New Roman"/>
        </w:rPr>
        <w:t>Sourced and validated the Kaggle Supermarket Sales dataset, confirming CC0 licence, schema compatibility, and analytical suitability for the storytelling framework.</w:t>
      </w:r>
    </w:p>
    <w:p w:rsidR="002A7880" w:rsidRPr="002A7880" w:rsidRDefault="002A7880" w:rsidP="002A7880">
      <w:pPr>
        <w:numPr>
          <w:ilvl w:val="0"/>
          <w:numId w:val="5"/>
        </w:numPr>
        <w:rPr>
          <w:rFonts w:ascii="Times New Roman" w:hAnsi="Times New Roman" w:cs="Times New Roman"/>
        </w:rPr>
      </w:pPr>
      <w:r w:rsidRPr="002A7880">
        <w:rPr>
          <w:rFonts w:ascii="Times New Roman" w:hAnsi="Times New Roman" w:cs="Times New Roman"/>
        </w:rPr>
        <w:t>Implemented the website's Cleaning Log tab, which displays the pipeline change log in a numbered list format (as seen in screenshots) for full transparency.</w:t>
      </w:r>
    </w:p>
    <w:p w:rsidR="002A7880" w:rsidRPr="002A7880" w:rsidRDefault="002A7880" w:rsidP="002A7880">
      <w:pPr>
        <w:numPr>
          <w:ilvl w:val="0"/>
          <w:numId w:val="5"/>
        </w:numPr>
        <w:rPr>
          <w:rFonts w:ascii="Times New Roman" w:hAnsi="Times New Roman" w:cs="Times New Roman"/>
        </w:rPr>
      </w:pPr>
      <w:r w:rsidRPr="002A7880">
        <w:rPr>
          <w:rFonts w:ascii="Times New Roman" w:hAnsi="Times New Roman" w:cs="Times New Roman"/>
        </w:rPr>
        <w:t>Authored the Data Origin page, dataset schema table, Acknowledgement, and data pipeline documentation sections of this report.</w:t>
      </w:r>
    </w:p>
    <w:p w:rsidR="002A7880" w:rsidRPr="002A7880" w:rsidRDefault="002A7880" w:rsidP="00302DEC">
      <w:pPr>
        <w:pStyle w:val="Heading2"/>
      </w:pPr>
      <w:bookmarkStart w:id="77" w:name="_Toc227762208"/>
      <w:r w:rsidRPr="002A7880">
        <w:rPr>
          <w:rFonts w:ascii="Times New Roman" w:hAnsi="Times New Roman" w:cs="Times New Roman"/>
          <w:bCs/>
        </w:rPr>
        <w:t>Archit Sharma (24BCS10412) - Analysis and Chart Strategy Lead</w:t>
      </w:r>
      <w:bookmarkEnd w:id="77"/>
    </w:p>
    <w:p w:rsidR="002A7880" w:rsidRPr="002A7880" w:rsidRDefault="002A7880" w:rsidP="002A7880">
      <w:pPr>
        <w:numPr>
          <w:ilvl w:val="0"/>
          <w:numId w:val="6"/>
        </w:numPr>
        <w:rPr>
          <w:rFonts w:ascii="Times New Roman" w:hAnsi="Times New Roman" w:cs="Times New Roman"/>
        </w:rPr>
      </w:pPr>
      <w:r w:rsidRPr="002A7880">
        <w:rPr>
          <w:rFonts w:ascii="Times New Roman" w:hAnsi="Times New Roman" w:cs="Times New Roman"/>
        </w:rPr>
        <w:t>Implemented P3 Analysis Engine (analysis.py) with all eight statistical computations: descriptive stats, monthly aggregation, category/region/product breakdowns, Pearson correlation matrix, and four-band customer age group segmentation.</w:t>
      </w:r>
    </w:p>
    <w:p w:rsidR="002A7880" w:rsidRPr="002A7880" w:rsidRDefault="002A7880" w:rsidP="002A7880">
      <w:pPr>
        <w:numPr>
          <w:ilvl w:val="0"/>
          <w:numId w:val="6"/>
        </w:numPr>
        <w:rPr>
          <w:rFonts w:ascii="Times New Roman" w:hAnsi="Times New Roman" w:cs="Times New Roman"/>
        </w:rPr>
      </w:pPr>
      <w:r w:rsidRPr="002A7880">
        <w:rPr>
          <w:rFonts w:ascii="Times New Roman" w:hAnsi="Times New Roman" w:cs="Times New Roman"/>
        </w:rPr>
        <w:t>Conducted exploratory data analysis on the Kaggle dataset to identify the most analytically significant patterns and formulate the eight chart questions.</w:t>
      </w:r>
    </w:p>
    <w:p w:rsidR="002A7880" w:rsidRPr="002A7880" w:rsidRDefault="002A7880" w:rsidP="002A7880">
      <w:pPr>
        <w:numPr>
          <w:ilvl w:val="0"/>
          <w:numId w:val="6"/>
        </w:numPr>
        <w:rPr>
          <w:rFonts w:ascii="Times New Roman" w:hAnsi="Times New Roman" w:cs="Times New Roman"/>
        </w:rPr>
      </w:pPr>
      <w:r w:rsidRPr="002A7880">
        <w:rPr>
          <w:rFonts w:ascii="Times New Roman" w:hAnsi="Times New Roman" w:cs="Times New Roman"/>
        </w:rPr>
        <w:t>Designed the eight-chart visualization strategy, selecting the optimal chart type for each analytical question based on data characteristics.</w:t>
      </w:r>
    </w:p>
    <w:p w:rsidR="002A7880" w:rsidRPr="002A7880" w:rsidRDefault="002A7880" w:rsidP="002A7880">
      <w:pPr>
        <w:numPr>
          <w:ilvl w:val="0"/>
          <w:numId w:val="6"/>
        </w:numPr>
        <w:rPr>
          <w:rFonts w:ascii="Times New Roman" w:hAnsi="Times New Roman" w:cs="Times New Roman"/>
        </w:rPr>
      </w:pPr>
      <w:r w:rsidRPr="002A7880">
        <w:rPr>
          <w:rFonts w:ascii="Times New Roman" w:hAnsi="Times New Roman" w:cs="Times New Roman"/>
        </w:rPr>
        <w:t>Implemented the website's Summary tab including the Executive Summary KPI display showing total revenue, units sold, categories, regions, and record count.</w:t>
      </w:r>
    </w:p>
    <w:p w:rsidR="002A7880" w:rsidRPr="002A7880" w:rsidRDefault="002A7880" w:rsidP="002A7880">
      <w:pPr>
        <w:numPr>
          <w:ilvl w:val="0"/>
          <w:numId w:val="6"/>
        </w:numPr>
        <w:rPr>
          <w:rFonts w:ascii="Times New Roman" w:hAnsi="Times New Roman" w:cs="Times New Roman"/>
        </w:rPr>
      </w:pPr>
      <w:r w:rsidRPr="002A7880">
        <w:rPr>
          <w:rFonts w:ascii="Times New Roman" w:hAnsi="Times New Roman" w:cs="Times New Roman"/>
        </w:rPr>
        <w:t>Authored the Literature Review, Existing Work, Methodology, and DFD sections of this report.</w:t>
      </w:r>
    </w:p>
    <w:p w:rsidR="002A7880" w:rsidRPr="002A7880" w:rsidRDefault="002A7880" w:rsidP="00302DEC">
      <w:pPr>
        <w:pStyle w:val="Heading2"/>
      </w:pPr>
      <w:bookmarkStart w:id="78" w:name="_Toc227762209"/>
      <w:r w:rsidRPr="002A7880">
        <w:rPr>
          <w:rFonts w:ascii="Times New Roman" w:hAnsi="Times New Roman" w:cs="Times New Roman"/>
          <w:bCs/>
        </w:rPr>
        <w:lastRenderedPageBreak/>
        <w:t>Jatin Kumar (24BCS10523) - Visualization, Web Interface, and Report Lead</w:t>
      </w:r>
      <w:bookmarkEnd w:id="78"/>
    </w:p>
    <w:p w:rsidR="002A7880" w:rsidRPr="002A7880" w:rsidRDefault="002A7880" w:rsidP="002A7880">
      <w:pPr>
        <w:numPr>
          <w:ilvl w:val="0"/>
          <w:numId w:val="7"/>
        </w:numPr>
        <w:rPr>
          <w:rFonts w:ascii="Times New Roman" w:hAnsi="Times New Roman" w:cs="Times New Roman"/>
        </w:rPr>
      </w:pPr>
      <w:r w:rsidRPr="002A7880">
        <w:rPr>
          <w:rFonts w:ascii="Times New Roman" w:hAnsi="Times New Roman" w:cs="Times New Roman"/>
        </w:rPr>
        <w:t xml:space="preserve">Built P4 Visualization Module (visualization.py) with all eight charts: consistent 10x5 inch landscape </w:t>
      </w:r>
      <w:proofErr w:type="spellStart"/>
      <w:r w:rsidRPr="002A7880">
        <w:rPr>
          <w:rFonts w:ascii="Times New Roman" w:hAnsi="Times New Roman" w:cs="Times New Roman"/>
        </w:rPr>
        <w:t>figsize</w:t>
      </w:r>
      <w:proofErr w:type="spellEnd"/>
      <w:r w:rsidRPr="002A7880">
        <w:rPr>
          <w:rFonts w:ascii="Times New Roman" w:hAnsi="Times New Roman" w:cs="Times New Roman"/>
        </w:rPr>
        <w:t xml:space="preserve">, crimson-to-teal palette, </w:t>
      </w:r>
      <w:proofErr w:type="spellStart"/>
      <w:r w:rsidRPr="002A7880">
        <w:rPr>
          <w:rFonts w:ascii="Times New Roman" w:hAnsi="Times New Roman" w:cs="Times New Roman"/>
        </w:rPr>
        <w:t>whitegrid</w:t>
      </w:r>
      <w:proofErr w:type="spellEnd"/>
      <w:r w:rsidRPr="002A7880">
        <w:rPr>
          <w:rFonts w:ascii="Times New Roman" w:hAnsi="Times New Roman" w:cs="Times New Roman"/>
        </w:rPr>
        <w:t xml:space="preserve"> backgrounds, value annotations on bar and line charts, percentages on pie, coefficients on heatmap.</w:t>
      </w:r>
    </w:p>
    <w:p w:rsidR="002A7880" w:rsidRPr="002A7880" w:rsidRDefault="002A7880" w:rsidP="002A7880">
      <w:pPr>
        <w:numPr>
          <w:ilvl w:val="0"/>
          <w:numId w:val="7"/>
        </w:numPr>
        <w:rPr>
          <w:rFonts w:ascii="Times New Roman" w:hAnsi="Times New Roman" w:cs="Times New Roman"/>
        </w:rPr>
      </w:pPr>
      <w:r w:rsidRPr="002A7880">
        <w:rPr>
          <w:rFonts w:ascii="Times New Roman" w:hAnsi="Times New Roman" w:cs="Times New Roman"/>
        </w:rPr>
        <w:t>Developed P5 Narrative Generator (narrative.py) extracting live statistical values from the analysis dictionary to construct structured three-part insight paragraphs for all eight charts and the executive summary KPI block.</w:t>
      </w:r>
    </w:p>
    <w:p w:rsidR="002A7880" w:rsidRPr="002A7880" w:rsidRDefault="002A7880" w:rsidP="002A7880">
      <w:pPr>
        <w:numPr>
          <w:ilvl w:val="0"/>
          <w:numId w:val="7"/>
        </w:numPr>
        <w:rPr>
          <w:rFonts w:ascii="Times New Roman" w:hAnsi="Times New Roman" w:cs="Times New Roman"/>
        </w:rPr>
      </w:pPr>
      <w:r w:rsidRPr="002A7880">
        <w:rPr>
          <w:rFonts w:ascii="Times New Roman" w:hAnsi="Times New Roman" w:cs="Times New Roman"/>
        </w:rPr>
        <w:t xml:space="preserve">Designed and implemented 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web interface using Flask and Jinja2: the landing page with upload widget and pipeline stage cards, the results page with four navigation tabs (Overview, Summary, Charts, Cleaning Log), the KPI metric bar, and the Download Report button.</w:t>
      </w:r>
    </w:p>
    <w:p w:rsidR="002A7880" w:rsidRPr="002A7880" w:rsidRDefault="002A7880" w:rsidP="002A7880">
      <w:pPr>
        <w:numPr>
          <w:ilvl w:val="0"/>
          <w:numId w:val="7"/>
        </w:numPr>
        <w:rPr>
          <w:rFonts w:ascii="Times New Roman" w:hAnsi="Times New Roman" w:cs="Times New Roman"/>
        </w:rPr>
      </w:pPr>
      <w:r w:rsidRPr="002A7880">
        <w:rPr>
          <w:rFonts w:ascii="Times New Roman" w:hAnsi="Times New Roman" w:cs="Times New Roman"/>
        </w:rPr>
        <w:t xml:space="preserve">Implemented P6 Report Builder and this final refined build script, designing the branded PDF layout with </w:t>
      </w:r>
      <w:proofErr w:type="spellStart"/>
      <w:r w:rsidRPr="002A7880">
        <w:rPr>
          <w:rFonts w:ascii="Times New Roman" w:hAnsi="Times New Roman" w:cs="Times New Roman"/>
        </w:rPr>
        <w:t>centered</w:t>
      </w:r>
      <w:proofErr w:type="spellEnd"/>
      <w:r w:rsidRPr="002A7880">
        <w:rPr>
          <w:rFonts w:ascii="Times New Roman" w:hAnsi="Times New Roman" w:cs="Times New Roman"/>
        </w:rPr>
        <w:t xml:space="preserve"> cover, crimson section headings, dark header and footer, shaded key-value tables, and 40-page structured content.</w:t>
      </w:r>
    </w:p>
    <w:p w:rsidR="002A7880" w:rsidRPr="002A7880" w:rsidRDefault="002A7880" w:rsidP="002A7880">
      <w:pPr>
        <w:numPr>
          <w:ilvl w:val="0"/>
          <w:numId w:val="7"/>
        </w:numPr>
        <w:rPr>
          <w:rFonts w:ascii="Times New Roman" w:hAnsi="Times New Roman" w:cs="Times New Roman"/>
        </w:rPr>
      </w:pPr>
      <w:r w:rsidRPr="002A7880">
        <w:rPr>
          <w:rFonts w:ascii="Times New Roman" w:hAnsi="Times New Roman" w:cs="Times New Roman"/>
        </w:rPr>
        <w:t>Authored the Abstract, Introduction, Proposed System, Website User Manual, and Conclusion sections, and managed final integration testing of the complete system.</w:t>
      </w:r>
    </w:p>
    <w:p w:rsidR="002A7880" w:rsidRPr="002A7880" w:rsidRDefault="002A7880" w:rsidP="002A7880">
      <w:pPr>
        <w:rPr>
          <w:rFonts w:ascii="Times New Roman" w:hAnsi="Times New Roman" w:cs="Times New Roman"/>
        </w:rPr>
      </w:pPr>
      <w:r w:rsidRPr="002A7880">
        <w:rPr>
          <w:rFonts w:ascii="Times New Roman" w:hAnsi="Times New Roman" w:cs="Times New Roman"/>
        </w:rPr>
        <w:t>The team met regularly throughout the project to review integration points, resolve cross-module compatibility issues, and ensure that the final pipeline output - both the PDF report and the web interface - was accurate, professional, and consistent with the project requirements specified by Mr. Vishal Dutt. All three members reviewed and approved the final deliverables before submission.</w:t>
      </w:r>
    </w:p>
    <w:p w:rsidR="00D62A19" w:rsidRDefault="00D62A19" w:rsidP="00D62A19">
      <w:pPr>
        <w:pStyle w:val="Heading1"/>
        <w:rPr>
          <w:rFonts w:ascii="Times New Roman" w:eastAsia="Times New Roman" w:hAnsi="Times New Roman" w:cs="Times New Roman"/>
          <w:lang w:eastAsia="en-IN"/>
        </w:rPr>
      </w:pPr>
      <w:bookmarkStart w:id="79" w:name="_Toc227762210"/>
      <w:r w:rsidRPr="00D62A19">
        <w:rPr>
          <w:rFonts w:ascii="Times New Roman" w:eastAsia="Times New Roman" w:hAnsi="Times New Roman" w:cs="Times New Roman"/>
          <w:lang w:eastAsia="en-IN"/>
        </w:rPr>
        <w:t xml:space="preserve">Chapter </w:t>
      </w:r>
      <w:r>
        <w:rPr>
          <w:rFonts w:ascii="Times New Roman" w:eastAsia="Times New Roman" w:hAnsi="Times New Roman" w:cs="Times New Roman"/>
          <w:lang w:eastAsia="en-IN"/>
        </w:rPr>
        <w:t>9:</w:t>
      </w:r>
      <w:bookmarkEnd w:id="79"/>
    </w:p>
    <w:p w:rsidR="002A7880" w:rsidRPr="00D62A19" w:rsidRDefault="002A7880" w:rsidP="00D62A19">
      <w:pPr>
        <w:pStyle w:val="Heading1"/>
        <w:rPr>
          <w:rFonts w:ascii="Times New Roman" w:eastAsia="Times New Roman" w:hAnsi="Times New Roman" w:cs="Times New Roman"/>
          <w:lang w:eastAsia="en-IN"/>
        </w:rPr>
      </w:pPr>
      <w:bookmarkStart w:id="80" w:name="_Toc227762211"/>
      <w:r w:rsidRPr="002A7880">
        <w:t>PYTHON LIBRARIES &amp; TECHNOLOGY STACK</w:t>
      </w:r>
      <w:bookmarkEnd w:id="80"/>
    </w:p>
    <w:p w:rsidR="002A7880" w:rsidRPr="002A7880" w:rsidRDefault="002A7880" w:rsidP="002A7880">
      <w:pPr>
        <w:rPr>
          <w:rFonts w:ascii="Times New Roman" w:hAnsi="Times New Roman" w:cs="Times New Roman"/>
        </w:rPr>
      </w:pPr>
      <w:r w:rsidRPr="002A7880">
        <w:rPr>
          <w:rFonts w:ascii="Times New Roman" w:hAnsi="Times New Roman" w:cs="Times New Roman"/>
        </w:rPr>
        <w:t>The project is built entirely in Python, leveraging a curated stack of open-source libraries that are widely adopted in the data science and analytics community. Each library plays a specific role in the pipeline, from ingestion through to final report rendering.</w:t>
      </w:r>
    </w:p>
    <w:tbl>
      <w:tblPr>
        <w:tblW w:w="0" w:type="auto"/>
        <w:tblCellSpacing w:w="15" w:type="dxa"/>
        <w:tblCellMar>
          <w:top w:w="15" w:type="dxa"/>
          <w:left w:w="15" w:type="dxa"/>
          <w:bottom w:w="15" w:type="dxa"/>
          <w:right w:w="15" w:type="dxa"/>
        </w:tblCellMar>
        <w:tblLook w:val="04A0"/>
      </w:tblPr>
      <w:tblGrid>
        <w:gridCol w:w="1089"/>
        <w:gridCol w:w="1038"/>
        <w:gridCol w:w="4041"/>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81" w:name="_Toc227762212"/>
            <w:r w:rsidRPr="002A7880">
              <w:rPr>
                <w:rFonts w:ascii="Times New Roman" w:hAnsi="Times New Roman" w:cs="Times New Roman"/>
                <w:bCs/>
              </w:rPr>
              <w:t>Library</w:t>
            </w:r>
            <w:bookmarkEnd w:id="81"/>
          </w:p>
        </w:tc>
        <w:tc>
          <w:tcPr>
            <w:tcW w:w="0" w:type="auto"/>
            <w:vAlign w:val="center"/>
            <w:hideMark/>
          </w:tcPr>
          <w:p w:rsidR="002A7880" w:rsidRPr="002A7880" w:rsidRDefault="002A7880" w:rsidP="00302DEC">
            <w:pPr>
              <w:pStyle w:val="Heading2"/>
            </w:pPr>
            <w:bookmarkStart w:id="82" w:name="_Toc227762213"/>
            <w:r w:rsidRPr="002A7880">
              <w:rPr>
                <w:rFonts w:ascii="Times New Roman" w:hAnsi="Times New Roman" w:cs="Times New Roman"/>
                <w:bCs/>
              </w:rPr>
              <w:t>Version</w:t>
            </w:r>
            <w:bookmarkEnd w:id="82"/>
          </w:p>
        </w:tc>
        <w:tc>
          <w:tcPr>
            <w:tcW w:w="0" w:type="auto"/>
            <w:vAlign w:val="center"/>
            <w:hideMark/>
          </w:tcPr>
          <w:p w:rsidR="002A7880" w:rsidRPr="002A7880" w:rsidRDefault="002A7880" w:rsidP="00302DEC">
            <w:pPr>
              <w:pStyle w:val="Heading2"/>
            </w:pPr>
            <w:bookmarkStart w:id="83" w:name="_Toc227762214"/>
            <w:r w:rsidRPr="002A7880">
              <w:rPr>
                <w:rFonts w:ascii="Times New Roman" w:hAnsi="Times New Roman" w:cs="Times New Roman"/>
                <w:bCs/>
              </w:rPr>
              <w:t>Purpose</w:t>
            </w:r>
            <w:bookmarkEnd w:id="83"/>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Pandas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Data manipulation, cleaning, aggregation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NumPy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Numerical operations and array handling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Matplotlib</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3.x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Core chart rendering engine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Seaborn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0.12+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Statistical visualization styling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fpdf2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 report generation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Flask</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Web application framework</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Jinja2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3.x</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HTML template rendering</w:t>
            </w:r>
          </w:p>
        </w:tc>
      </w:tr>
    </w:tbl>
    <w:p w:rsidR="002A7880" w:rsidRPr="002A7880" w:rsidRDefault="002A7880" w:rsidP="00302DEC">
      <w:pPr>
        <w:pStyle w:val="Heading1"/>
      </w:pPr>
      <w:bookmarkStart w:id="84" w:name="_Toc227762215"/>
      <w:r w:rsidRPr="002A7880">
        <w:t>Why Python?</w:t>
      </w:r>
      <w:bookmarkEnd w:id="84"/>
    </w:p>
    <w:p w:rsidR="002A7880" w:rsidRPr="002A7880" w:rsidRDefault="002A7880" w:rsidP="002A7880">
      <w:pPr>
        <w:rPr>
          <w:rFonts w:ascii="Times New Roman" w:hAnsi="Times New Roman" w:cs="Times New Roman"/>
        </w:rPr>
      </w:pPr>
      <w:r w:rsidRPr="002A7880">
        <w:rPr>
          <w:rFonts w:ascii="Times New Roman" w:hAnsi="Times New Roman" w:cs="Times New Roman"/>
        </w:rPr>
        <w:t>Python was chosen as the primary language for this project for several compelling reasons. Its syntax is readable and concise, reducing the barrier for non-specialist contributors. Its ecosystem - particularly the scientific Python stack (NumPy, SciPy, Pandas, Matplotlib) - provides a comprehensive suite of tools for every stage of the data analytics pipeline. Python also has excellent support for report generation, web interfaces, and integration with cloud data warehouses, making it an ideal choice for a production-ready analytics framework.</w:t>
      </w:r>
    </w:p>
    <w:p w:rsidR="002A7880" w:rsidRPr="002A7880" w:rsidRDefault="002A7880" w:rsidP="002A7880">
      <w:pPr>
        <w:rPr>
          <w:rFonts w:ascii="Times New Roman" w:hAnsi="Times New Roman" w:cs="Times New Roman"/>
        </w:rPr>
      </w:pPr>
      <w:r w:rsidRPr="002A7880">
        <w:rPr>
          <w:rFonts w:ascii="Times New Roman" w:hAnsi="Times New Roman" w:cs="Times New Roman"/>
        </w:rPr>
        <w:t>Furthermore, Python's active open-source community ensures that best practices evolve continuously, and new visualization paradigms (interactive charts via Plotly, animated visualizations via Matplotlib's animation API) can be incorporated incrementally without redesigning the core pipeline.</w:t>
      </w:r>
    </w:p>
    <w:p w:rsidR="002A7880" w:rsidRPr="002A7880" w:rsidRDefault="002A7880" w:rsidP="00302DEC">
      <w:pPr>
        <w:pStyle w:val="Heading2"/>
      </w:pPr>
      <w:bookmarkStart w:id="85" w:name="_Toc227762216"/>
      <w:r w:rsidRPr="002A7880">
        <w:rPr>
          <w:rFonts w:ascii="Times New Roman" w:hAnsi="Times New Roman" w:cs="Times New Roman"/>
          <w:bCs/>
        </w:rPr>
        <w:t>CHART SELECTION GUIDE</w:t>
      </w:r>
      <w:bookmarkEnd w:id="85"/>
    </w:p>
    <w:p w:rsidR="002A7880" w:rsidRPr="002A7880" w:rsidRDefault="002A7880" w:rsidP="002A7880">
      <w:pPr>
        <w:rPr>
          <w:rFonts w:ascii="Times New Roman" w:hAnsi="Times New Roman" w:cs="Times New Roman"/>
        </w:rPr>
      </w:pPr>
      <w:r w:rsidRPr="002A7880">
        <w:rPr>
          <w:rFonts w:ascii="Times New Roman" w:hAnsi="Times New Roman" w:cs="Times New Roman"/>
        </w:rPr>
        <w:t>Choosing the correct chart type is one of the most critical decisions in data visualization. An inappropriate chart can mislead viewers, obscure patterns, or make data unnecessarily difficult to interpret. This section documents the chart-selection criteria embedded in the system's visualization module, which automatically recommends a chart type based on the data's characteristics.</w:t>
      </w:r>
    </w:p>
    <w:tbl>
      <w:tblPr>
        <w:tblW w:w="0" w:type="auto"/>
        <w:tblCellSpacing w:w="15" w:type="dxa"/>
        <w:tblCellMar>
          <w:top w:w="15" w:type="dxa"/>
          <w:left w:w="15" w:type="dxa"/>
          <w:bottom w:w="15" w:type="dxa"/>
          <w:right w:w="15" w:type="dxa"/>
        </w:tblCellMar>
        <w:tblLook w:val="04A0"/>
      </w:tblPr>
      <w:tblGrid>
        <w:gridCol w:w="2538"/>
        <w:gridCol w:w="1481"/>
        <w:gridCol w:w="3055"/>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86" w:name="_Toc227762217"/>
            <w:r w:rsidRPr="002A7880">
              <w:rPr>
                <w:rFonts w:ascii="Times New Roman" w:hAnsi="Times New Roman" w:cs="Times New Roman"/>
                <w:bCs/>
              </w:rPr>
              <w:t>Data Type</w:t>
            </w:r>
            <w:bookmarkEnd w:id="86"/>
          </w:p>
        </w:tc>
        <w:tc>
          <w:tcPr>
            <w:tcW w:w="0" w:type="auto"/>
            <w:vAlign w:val="center"/>
            <w:hideMark/>
          </w:tcPr>
          <w:p w:rsidR="002A7880" w:rsidRPr="002A7880" w:rsidRDefault="002A7880" w:rsidP="00302DEC">
            <w:pPr>
              <w:pStyle w:val="Heading2"/>
            </w:pPr>
            <w:bookmarkStart w:id="87" w:name="_Toc227762218"/>
            <w:r w:rsidRPr="002A7880">
              <w:rPr>
                <w:rFonts w:ascii="Times New Roman" w:hAnsi="Times New Roman" w:cs="Times New Roman"/>
                <w:bCs/>
              </w:rPr>
              <w:t>Chart Type</w:t>
            </w:r>
            <w:bookmarkEnd w:id="87"/>
          </w:p>
        </w:tc>
        <w:tc>
          <w:tcPr>
            <w:tcW w:w="0" w:type="auto"/>
            <w:vAlign w:val="center"/>
            <w:hideMark/>
          </w:tcPr>
          <w:p w:rsidR="002A7880" w:rsidRPr="002A7880" w:rsidRDefault="002A7880" w:rsidP="00302DEC">
            <w:pPr>
              <w:pStyle w:val="Heading2"/>
            </w:pPr>
            <w:bookmarkStart w:id="88" w:name="_Toc227762219"/>
            <w:r w:rsidRPr="002A7880">
              <w:rPr>
                <w:rFonts w:ascii="Times New Roman" w:hAnsi="Times New Roman" w:cs="Times New Roman"/>
                <w:bCs/>
              </w:rPr>
              <w:t>Use Case</w:t>
            </w:r>
            <w:bookmarkEnd w:id="88"/>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Time series (continuous)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Line chart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Showing trends over time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Categorical vs. numerical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Bar chart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Comparing categories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Part-to-whole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Pie chart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Proportional breakdown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Two continuous variables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Scatter plot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Relationship analysis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Multiple correlations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Heatmap</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Correlation matrix</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Stacked composition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Stacked bar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Category breakdown over time</w:t>
            </w:r>
          </w:p>
        </w:tc>
      </w:tr>
    </w:tbl>
    <w:p w:rsidR="002A7880" w:rsidRPr="002A7880" w:rsidRDefault="002A7880" w:rsidP="00302DEC">
      <w:pPr>
        <w:pStyle w:val="Heading2"/>
      </w:pPr>
      <w:bookmarkStart w:id="89" w:name="_Toc227762220"/>
      <w:r w:rsidRPr="002A7880">
        <w:rPr>
          <w:rFonts w:ascii="Times New Roman" w:hAnsi="Times New Roman" w:cs="Times New Roman"/>
          <w:bCs/>
        </w:rPr>
        <w:lastRenderedPageBreak/>
        <w:t>Automated Chart Recommendation Logic</w:t>
      </w:r>
      <w:bookmarkEnd w:id="89"/>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evaluates each dataset column pair and applies the following decision rules to select the most appropriate visualization. If both columns are continuous numerical variables, a scatter plot is recommended and a correlation coefficient is computed. If one variable is categorical and the other numerical, a bar chart or box plot is suggested depending on the number of unique categories. If a datetime index is detected, the system defaults to a line chart for trend analysis. Proportional data (values summing to 100%) trigger a pie chart with a maximum of six slices, with remaining categories grouped into 'Other'.</w:t>
      </w:r>
    </w:p>
    <w:p w:rsidR="002A7880" w:rsidRPr="002A7880" w:rsidRDefault="002A7880" w:rsidP="00302DEC">
      <w:pPr>
        <w:pStyle w:val="Heading2"/>
      </w:pPr>
      <w:bookmarkStart w:id="90" w:name="_Toc227762221"/>
      <w:r w:rsidRPr="002A7880">
        <w:rPr>
          <w:rFonts w:ascii="Times New Roman" w:hAnsi="Times New Roman" w:cs="Times New Roman"/>
          <w:bCs/>
        </w:rPr>
        <w:t>DATA CLEANING - DEEP DIVE</w:t>
      </w:r>
      <w:bookmarkEnd w:id="90"/>
    </w:p>
    <w:p w:rsidR="002A7880" w:rsidRPr="002A7880" w:rsidRDefault="002A7880" w:rsidP="002A7880">
      <w:pPr>
        <w:rPr>
          <w:rFonts w:ascii="Times New Roman" w:hAnsi="Times New Roman" w:cs="Times New Roman"/>
        </w:rPr>
      </w:pPr>
      <w:r w:rsidRPr="002A7880">
        <w:rPr>
          <w:rFonts w:ascii="Times New Roman" w:hAnsi="Times New Roman" w:cs="Times New Roman"/>
        </w:rPr>
        <w:t>Data quality is the foundation of any meaningful analysis. Poorly cleaned data leads to misleading visualizations, incorrect statistical summaries, and ultimately, bad business decisions. This section documents the data cleaning pipeline implemented in this project in detail, explaining each transformation step, its rationale, and how it is logged.</w:t>
      </w:r>
    </w:p>
    <w:p w:rsidR="002A7880" w:rsidRPr="002A7880" w:rsidRDefault="002A7880" w:rsidP="00302DEC">
      <w:pPr>
        <w:pStyle w:val="Heading2"/>
      </w:pPr>
      <w:bookmarkStart w:id="91" w:name="_Toc227762222"/>
      <w:r w:rsidRPr="002A7880">
        <w:rPr>
          <w:rFonts w:ascii="Times New Roman" w:hAnsi="Times New Roman" w:cs="Times New Roman"/>
          <w:bCs/>
        </w:rPr>
        <w:t>Missing Value Treatment</w:t>
      </w:r>
      <w:bookmarkEnd w:id="9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Missing values are identified using Pandas' </w:t>
      </w:r>
      <w:proofErr w:type="spellStart"/>
      <w:proofErr w:type="gramStart"/>
      <w:r w:rsidRPr="002A7880">
        <w:rPr>
          <w:rFonts w:ascii="Times New Roman" w:hAnsi="Times New Roman" w:cs="Times New Roman"/>
        </w:rPr>
        <w:t>isnull</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function. The system distinguishes between three types of missingness: Missing Completely At Random (MCAR), </w:t>
      </w:r>
      <w:proofErr w:type="gramStart"/>
      <w:r w:rsidRPr="002A7880">
        <w:rPr>
          <w:rFonts w:ascii="Times New Roman" w:hAnsi="Times New Roman" w:cs="Times New Roman"/>
        </w:rPr>
        <w:t>Missing</w:t>
      </w:r>
      <w:proofErr w:type="gramEnd"/>
      <w:r w:rsidRPr="002A7880">
        <w:rPr>
          <w:rFonts w:ascii="Times New Roman" w:hAnsi="Times New Roman" w:cs="Times New Roman"/>
        </w:rPr>
        <w:t xml:space="preserve"> At Random (MAR), and Missing Not At Random (MNAR). For MCAR values in numerical columns, the system imputes using the column median (preferred over mean to reduce outlier sensitivity). For categorical columns, the mode is used. For MAR patterns detected via correlation analysis, predictive imputation using a simple linear regression model is applied. Each imputation is recorded in the audit log with the original value, imputed value, and method used.</w:t>
      </w:r>
    </w:p>
    <w:p w:rsidR="002A7880" w:rsidRPr="002A7880" w:rsidRDefault="002A7880" w:rsidP="00302DEC">
      <w:pPr>
        <w:pStyle w:val="Heading2"/>
      </w:pPr>
      <w:bookmarkStart w:id="92" w:name="_Toc227762223"/>
      <w:r w:rsidRPr="002A7880">
        <w:rPr>
          <w:rFonts w:ascii="Times New Roman" w:hAnsi="Times New Roman" w:cs="Times New Roman"/>
          <w:bCs/>
        </w:rPr>
        <w:t>Duplicate Record Removal</w:t>
      </w:r>
      <w:bookmarkEnd w:id="9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Duplicate rows are detected using </w:t>
      </w:r>
      <w:proofErr w:type="gramStart"/>
      <w:r w:rsidRPr="002A7880">
        <w:rPr>
          <w:rFonts w:ascii="Times New Roman" w:hAnsi="Times New Roman" w:cs="Times New Roman"/>
        </w:rPr>
        <w:t>Pandas'duplicated(</w:t>
      </w:r>
      <w:proofErr w:type="gramEnd"/>
      <w:r w:rsidRPr="002A7880">
        <w:rPr>
          <w:rFonts w:ascii="Times New Roman" w:hAnsi="Times New Roman" w:cs="Times New Roman"/>
        </w:rPr>
        <w:t>) function with subset parameters that consider only business-key columns (e.g., transaction ID, customer ID, date) rather than all columns. This avoids accidental removal of legitimate repeated measurements. Duplicates are logged before removal, including a count of occurrences and the retained row index.</w:t>
      </w:r>
    </w:p>
    <w:p w:rsidR="002A7880" w:rsidRPr="002A7880" w:rsidRDefault="002A7880" w:rsidP="00302DEC">
      <w:pPr>
        <w:pStyle w:val="Heading2"/>
      </w:pPr>
      <w:bookmarkStart w:id="93" w:name="_Toc227762224"/>
      <w:r w:rsidRPr="002A7880">
        <w:rPr>
          <w:rFonts w:ascii="Times New Roman" w:hAnsi="Times New Roman" w:cs="Times New Roman"/>
          <w:bCs/>
        </w:rPr>
        <w:t>Data Type Standardization</w:t>
      </w:r>
      <w:bookmarkEnd w:id="93"/>
    </w:p>
    <w:p w:rsidR="002A7880" w:rsidRPr="002A7880" w:rsidRDefault="002A7880" w:rsidP="002A7880">
      <w:pPr>
        <w:rPr>
          <w:rFonts w:ascii="Times New Roman" w:hAnsi="Times New Roman" w:cs="Times New Roman"/>
        </w:rPr>
      </w:pPr>
      <w:r w:rsidRPr="002A7880">
        <w:rPr>
          <w:rFonts w:ascii="Times New Roman" w:hAnsi="Times New Roman" w:cs="Times New Roman"/>
        </w:rPr>
        <w:t>Inconsistent data types are one of the most common data quality issues in CSV exports. The system applies a schema validation step that compares detected column types against expected types defined in a schema YAML file. Automatic type coercion is applied where possible - for example, converting string-encoded dates to datetime64, converting 'Y'/'N' strings to Boolean, and stripping currency symbols from monetary columns. All coercions are logged with before/after samples.</w:t>
      </w:r>
    </w:p>
    <w:p w:rsidR="002A7880" w:rsidRPr="002A7880" w:rsidRDefault="002A7880" w:rsidP="00302DEC">
      <w:pPr>
        <w:pStyle w:val="Heading2"/>
      </w:pPr>
      <w:bookmarkStart w:id="94" w:name="_Toc227762225"/>
      <w:r w:rsidRPr="002A7880">
        <w:rPr>
          <w:rFonts w:ascii="Times New Roman" w:hAnsi="Times New Roman" w:cs="Times New Roman"/>
          <w:bCs/>
        </w:rPr>
        <w:t>Outlier Detection and Handling</w:t>
      </w:r>
      <w:bookmarkEnd w:id="94"/>
    </w:p>
    <w:p w:rsidR="002A7880" w:rsidRPr="002A7880" w:rsidRDefault="002A7880" w:rsidP="002A7880">
      <w:pPr>
        <w:rPr>
          <w:rFonts w:ascii="Times New Roman" w:hAnsi="Times New Roman" w:cs="Times New Roman"/>
        </w:rPr>
      </w:pPr>
      <w:r w:rsidRPr="002A7880">
        <w:rPr>
          <w:rFonts w:ascii="Times New Roman" w:hAnsi="Times New Roman" w:cs="Times New Roman"/>
        </w:rPr>
        <w:t>Outliers in numerical columns are detected using the Interquartile Range (IQR) method. Values falling below Q1 - 1.5</w:t>
      </w:r>
      <w:r w:rsidRPr="002A7880">
        <w:rPr>
          <w:rFonts w:ascii="Times New Roman" w:hAnsi="Times New Roman" w:cs="Times New Roman"/>
          <w:i/>
          <w:iCs/>
        </w:rPr>
        <w:t>IQR or above Q3 + 1.5</w:t>
      </w:r>
      <w:r w:rsidRPr="002A7880">
        <w:rPr>
          <w:rFonts w:ascii="Times New Roman" w:hAnsi="Times New Roman" w:cs="Times New Roman"/>
        </w:rPr>
        <w:t xml:space="preserve">IQR are flagged as potential outliers. </w:t>
      </w:r>
      <w:r w:rsidRPr="002A7880">
        <w:rPr>
          <w:rFonts w:ascii="Times New Roman" w:hAnsi="Times New Roman" w:cs="Times New Roman"/>
        </w:rPr>
        <w:lastRenderedPageBreak/>
        <w:t>The system does not automatically remove outliers - instead, it generates an outlier report that is presented to the analyst for review. This design decision ensures that genuine extreme values (e.g., a record-breaking sales month) are not inadvertently discarded.</w:t>
      </w:r>
    </w:p>
    <w:p w:rsidR="002A7880" w:rsidRPr="002A7880" w:rsidRDefault="002A7880" w:rsidP="00302DEC">
      <w:pPr>
        <w:pStyle w:val="Heading2"/>
      </w:pPr>
      <w:bookmarkStart w:id="95" w:name="_Toc227762226"/>
      <w:r w:rsidRPr="002A7880">
        <w:rPr>
          <w:rFonts w:ascii="Times New Roman" w:hAnsi="Times New Roman" w:cs="Times New Roman"/>
          <w:bCs/>
        </w:rPr>
        <w:t>EXPLORATORY DATA ANALYSIS (EDA)</w:t>
      </w:r>
      <w:bookmarkEnd w:id="95"/>
    </w:p>
    <w:p w:rsidR="002A7880" w:rsidRPr="002A7880" w:rsidRDefault="002A7880" w:rsidP="002A7880">
      <w:pPr>
        <w:rPr>
          <w:rFonts w:ascii="Times New Roman" w:hAnsi="Times New Roman" w:cs="Times New Roman"/>
        </w:rPr>
      </w:pPr>
      <w:r w:rsidRPr="002A7880">
        <w:rPr>
          <w:rFonts w:ascii="Times New Roman" w:hAnsi="Times New Roman" w:cs="Times New Roman"/>
        </w:rPr>
        <w:t>Exploratory Data Analysis (EDA) is the process of examining datasets to summarize their main characteristics, often with visual methods. EDA precedes formal statistical testing and is used to formulate hypotheses, identify anomalies, and inform the storytelling narrative. This section describes the EDA procedures implemented in the project.</w:t>
      </w:r>
    </w:p>
    <w:p w:rsidR="002A7880" w:rsidRPr="002A7880" w:rsidRDefault="002A7880" w:rsidP="00302DEC">
      <w:pPr>
        <w:pStyle w:val="Heading2"/>
      </w:pPr>
      <w:bookmarkStart w:id="96" w:name="_Toc227762227"/>
      <w:r w:rsidRPr="002A7880">
        <w:rPr>
          <w:rFonts w:ascii="Times New Roman" w:hAnsi="Times New Roman" w:cs="Times New Roman"/>
          <w:bCs/>
        </w:rPr>
        <w:t>Univariate Analysis</w:t>
      </w:r>
      <w:bookmarkEnd w:id="96"/>
    </w:p>
    <w:p w:rsidR="002A7880" w:rsidRPr="002A7880" w:rsidRDefault="002A7880" w:rsidP="002A7880">
      <w:pPr>
        <w:rPr>
          <w:rFonts w:ascii="Times New Roman" w:hAnsi="Times New Roman" w:cs="Times New Roman"/>
        </w:rPr>
      </w:pPr>
      <w:r w:rsidRPr="002A7880">
        <w:rPr>
          <w:rFonts w:ascii="Times New Roman" w:hAnsi="Times New Roman" w:cs="Times New Roman"/>
        </w:rPr>
        <w:t>For each numerical column, the system computes a full descriptive statistics profile: count, mean, median, mode, standard deviation, variance, minimum, maximum, and the five percentile points (5th, 25th, 50th, 75th, 95th). These are displayed in a formatted summary table and embedded in the narrative report. For categorical columns, a frequency distribution table is generated showing unique value counts and their percentage share.</w:t>
      </w:r>
    </w:p>
    <w:p w:rsidR="002A7880" w:rsidRPr="002A7880" w:rsidRDefault="002A7880" w:rsidP="00302DEC">
      <w:pPr>
        <w:pStyle w:val="Heading2"/>
      </w:pPr>
      <w:bookmarkStart w:id="97" w:name="_Toc227762228"/>
      <w:r w:rsidRPr="002A7880">
        <w:rPr>
          <w:rFonts w:ascii="Times New Roman" w:hAnsi="Times New Roman" w:cs="Times New Roman"/>
          <w:bCs/>
        </w:rPr>
        <w:t>Bivariate Analysis</w:t>
      </w:r>
      <w:bookmarkEnd w:id="97"/>
    </w:p>
    <w:p w:rsidR="002A7880" w:rsidRPr="002A7880" w:rsidRDefault="002A7880" w:rsidP="002A7880">
      <w:pPr>
        <w:rPr>
          <w:rFonts w:ascii="Times New Roman" w:hAnsi="Times New Roman" w:cs="Times New Roman"/>
        </w:rPr>
      </w:pPr>
      <w:r w:rsidRPr="002A7880">
        <w:rPr>
          <w:rFonts w:ascii="Times New Roman" w:hAnsi="Times New Roman" w:cs="Times New Roman"/>
        </w:rPr>
        <w:t>Relationships between pairs of variables are explored through correlation matrices and cross-tabulation tables. The Pearson correlation coefficient is used for continuous-continuous pairs, while Cramér's V (a chi-square based statistic) is used for categorical-categorical pairs. Correlation values are visualized as a color-coded heatmap. Strong correlations (|r| &gt; 0.7) are automatically highlighted in the narrative as significant findings worthy of further investigation.</w:t>
      </w:r>
    </w:p>
    <w:p w:rsidR="002A7880" w:rsidRPr="002A7880" w:rsidRDefault="002A7880" w:rsidP="00302DEC">
      <w:pPr>
        <w:pStyle w:val="Heading2"/>
      </w:pPr>
      <w:bookmarkStart w:id="98" w:name="_Toc227762229"/>
      <w:r w:rsidRPr="002A7880">
        <w:rPr>
          <w:rFonts w:ascii="Times New Roman" w:hAnsi="Times New Roman" w:cs="Times New Roman"/>
          <w:bCs/>
        </w:rPr>
        <w:t>Multivariate Analysis</w:t>
      </w:r>
      <w:bookmarkEnd w:id="98"/>
    </w:p>
    <w:p w:rsidR="002A7880" w:rsidRPr="002A7880" w:rsidRDefault="002A7880" w:rsidP="002A7880">
      <w:pPr>
        <w:rPr>
          <w:rFonts w:ascii="Times New Roman" w:hAnsi="Times New Roman" w:cs="Times New Roman"/>
        </w:rPr>
      </w:pPr>
      <w:r w:rsidRPr="002A7880">
        <w:rPr>
          <w:rFonts w:ascii="Times New Roman" w:hAnsi="Times New Roman" w:cs="Times New Roman"/>
        </w:rPr>
        <w:t>For datasets with more than three numerical variables, the system generates a pair plot (scatter matrix) that displays all pairwise relationships simultaneously. This enables analysts to rapidly identify clusters, linear relationships, and outliers across multiple dimensions. Principal Component Analysis (PCA) is optionally applied to datasets with high dimensionality (more than 10 variables) to reduce the feature space to two principal components for visualization.</w:t>
      </w:r>
    </w:p>
    <w:p w:rsidR="002A7880" w:rsidRPr="002A7880" w:rsidRDefault="002A7880" w:rsidP="00302DEC">
      <w:pPr>
        <w:pStyle w:val="Heading2"/>
      </w:pPr>
      <w:bookmarkStart w:id="99" w:name="_Toc227762230"/>
      <w:r w:rsidRPr="002A7880">
        <w:rPr>
          <w:rFonts w:ascii="Times New Roman" w:hAnsi="Times New Roman" w:cs="Times New Roman"/>
          <w:bCs/>
        </w:rPr>
        <w:t>Time Series Analysis</w:t>
      </w:r>
      <w:bookmarkEnd w:id="9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If a datetime column is detected, the system performs automatic time series decomposition using the </w:t>
      </w:r>
      <w:proofErr w:type="spellStart"/>
      <w:r w:rsidRPr="002A7880">
        <w:rPr>
          <w:rFonts w:ascii="Times New Roman" w:hAnsi="Times New Roman" w:cs="Times New Roman"/>
        </w:rPr>
        <w:t>seasonal_decompose</w:t>
      </w:r>
      <w:proofErr w:type="spellEnd"/>
      <w:r w:rsidRPr="002A7880">
        <w:rPr>
          <w:rFonts w:ascii="Times New Roman" w:hAnsi="Times New Roman" w:cs="Times New Roman"/>
        </w:rPr>
        <w:t xml:space="preserve"> function from the </w:t>
      </w:r>
      <w:proofErr w:type="spellStart"/>
      <w:r w:rsidRPr="002A7880">
        <w:rPr>
          <w:rFonts w:ascii="Times New Roman" w:hAnsi="Times New Roman" w:cs="Times New Roman"/>
        </w:rPr>
        <w:t>statsmodels</w:t>
      </w:r>
      <w:proofErr w:type="spellEnd"/>
      <w:r w:rsidRPr="002A7880">
        <w:rPr>
          <w:rFonts w:ascii="Times New Roman" w:hAnsi="Times New Roman" w:cs="Times New Roman"/>
        </w:rPr>
        <w:t xml:space="preserve"> library. This separates the series into trend, seasonal, and residual components, each of which is plotted separately and interpreted in the narrative. Stationarity is tested using the Augmented Dickey-Fuller (ADF) test, with results reported in plain English.</w:t>
      </w:r>
    </w:p>
    <w:p w:rsidR="002A7880" w:rsidRPr="00D62A19" w:rsidRDefault="002A7880" w:rsidP="00D62A19">
      <w:pPr>
        <w:pStyle w:val="Heading2"/>
      </w:pPr>
      <w:bookmarkStart w:id="100" w:name="_Toc227762231"/>
      <w:r w:rsidRPr="00D62A19">
        <w:t>VISUALIZATION NARRATIVE FRAMEWORK</w:t>
      </w:r>
      <w:bookmarkEnd w:id="10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narrative framework is the intellectual core of this project - it is what differentiates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system from a standard chart-generation tool. Every chart </w:t>
      </w:r>
      <w:r w:rsidRPr="002A7880">
        <w:rPr>
          <w:rFonts w:ascii="Times New Roman" w:hAnsi="Times New Roman" w:cs="Times New Roman"/>
        </w:rPr>
        <w:lastRenderedPageBreak/>
        <w:t>produced by the system is paired with a structured text narrative generated by the Narrative Generator module. This section documents the framework's design.</w:t>
      </w:r>
    </w:p>
    <w:p w:rsidR="002A7880" w:rsidRPr="002A7880" w:rsidRDefault="002A7880" w:rsidP="00302DEC">
      <w:pPr>
        <w:pStyle w:val="Heading2"/>
      </w:pPr>
      <w:bookmarkStart w:id="101" w:name="_Toc227762232"/>
      <w:r w:rsidRPr="002A7880">
        <w:rPr>
          <w:rFonts w:ascii="Times New Roman" w:hAnsi="Times New Roman" w:cs="Times New Roman"/>
          <w:bCs/>
        </w:rPr>
        <w:t>The SCQA Structure</w:t>
      </w:r>
      <w:bookmarkEnd w:id="101"/>
    </w:p>
    <w:p w:rsidR="002A7880" w:rsidRPr="002A7880" w:rsidRDefault="002A7880" w:rsidP="002A7880">
      <w:pPr>
        <w:rPr>
          <w:rFonts w:ascii="Times New Roman" w:hAnsi="Times New Roman" w:cs="Times New Roman"/>
        </w:rPr>
      </w:pPr>
      <w:r w:rsidRPr="002A7880">
        <w:rPr>
          <w:rFonts w:ascii="Times New Roman" w:hAnsi="Times New Roman" w:cs="Times New Roman"/>
        </w:rPr>
        <w:t>Each visualization narrative is structured around the SCQA (Situation, Complication, Question, Answer) framework, adapted from management consulting communication methodology. The Situation paragraph establishes the context - what dataset is being analyzed and what business domain it represents. The Complication paragraph identifies the key problem or tension in the data - for example, a declining trend or an unexpected category dominance. The Question formulates what the chart is designed to answer. The Answer provides the direct data-driven response with specific numbers cited.</w:t>
      </w:r>
    </w:p>
    <w:p w:rsidR="002A7880" w:rsidRPr="002A7880" w:rsidRDefault="002A7880" w:rsidP="00302DEC">
      <w:pPr>
        <w:pStyle w:val="Heading2"/>
      </w:pPr>
      <w:bookmarkStart w:id="102" w:name="_Toc227762233"/>
      <w:r w:rsidRPr="002A7880">
        <w:rPr>
          <w:rFonts w:ascii="Times New Roman" w:hAnsi="Times New Roman" w:cs="Times New Roman"/>
          <w:bCs/>
        </w:rPr>
        <w:t>Automatic Statistic Injection</w:t>
      </w:r>
      <w:bookmarkEnd w:id="102"/>
    </w:p>
    <w:p w:rsidR="002A7880" w:rsidRPr="002A7880" w:rsidRDefault="002A7880" w:rsidP="002A7880">
      <w:pPr>
        <w:rPr>
          <w:rFonts w:ascii="Times New Roman" w:hAnsi="Times New Roman" w:cs="Times New Roman"/>
        </w:rPr>
      </w:pPr>
      <w:r w:rsidRPr="002A7880">
        <w:rPr>
          <w:rFonts w:ascii="Times New Roman" w:hAnsi="Times New Roman" w:cs="Times New Roman"/>
        </w:rPr>
        <w:t>Narrative templates include dynamic placeholders that are filled at runtime with computed values. For example, a bar chart narrative template might read: 'The category [{</w:t>
      </w:r>
      <w:proofErr w:type="spellStart"/>
      <w:r w:rsidRPr="002A7880">
        <w:rPr>
          <w:rFonts w:ascii="Times New Roman" w:hAnsi="Times New Roman" w:cs="Times New Roman"/>
        </w:rPr>
        <w:t>top_category</w:t>
      </w:r>
      <w:proofErr w:type="spellEnd"/>
      <w:r w:rsidRPr="002A7880">
        <w:rPr>
          <w:rFonts w:ascii="Times New Roman" w:hAnsi="Times New Roman" w:cs="Times New Roman"/>
        </w:rPr>
        <w:t>}] accounts for [{</w:t>
      </w:r>
      <w:proofErr w:type="spellStart"/>
      <w:r w:rsidRPr="002A7880">
        <w:rPr>
          <w:rFonts w:ascii="Times New Roman" w:hAnsi="Times New Roman" w:cs="Times New Roman"/>
        </w:rPr>
        <w:t>top_pct</w:t>
      </w:r>
      <w:proofErr w:type="spellEnd"/>
      <w:proofErr w:type="gramStart"/>
      <w:r w:rsidRPr="002A7880">
        <w:rPr>
          <w:rFonts w:ascii="Times New Roman" w:hAnsi="Times New Roman" w:cs="Times New Roman"/>
        </w:rPr>
        <w:t>}%</w:t>
      </w:r>
      <w:proofErr w:type="gramEnd"/>
      <w:r w:rsidRPr="002A7880">
        <w:rPr>
          <w:rFonts w:ascii="Times New Roman" w:hAnsi="Times New Roman" w:cs="Times New Roman"/>
        </w:rPr>
        <w:t>] of total revenue, which is [{</w:t>
      </w:r>
      <w:proofErr w:type="spellStart"/>
      <w:r w:rsidRPr="002A7880">
        <w:rPr>
          <w:rFonts w:ascii="Times New Roman" w:hAnsi="Times New Roman" w:cs="Times New Roman"/>
        </w:rPr>
        <w:t>diff_pct</w:t>
      </w:r>
      <w:proofErr w:type="spellEnd"/>
      <w:r w:rsidRPr="002A7880">
        <w:rPr>
          <w:rFonts w:ascii="Times New Roman" w:hAnsi="Times New Roman" w:cs="Times New Roman"/>
        </w:rPr>
        <w:t>}%] higher than the second-ranked category [{</w:t>
      </w:r>
      <w:proofErr w:type="spellStart"/>
      <w:r w:rsidRPr="002A7880">
        <w:rPr>
          <w:rFonts w:ascii="Times New Roman" w:hAnsi="Times New Roman" w:cs="Times New Roman"/>
        </w:rPr>
        <w:t>second_category</w:t>
      </w:r>
      <w:proofErr w:type="spellEnd"/>
      <w:r w:rsidRPr="002A7880">
        <w:rPr>
          <w:rFonts w:ascii="Times New Roman" w:hAnsi="Times New Roman" w:cs="Times New Roman"/>
        </w:rPr>
        <w:t>}].' These placeholders are resolved by the analysis engine before the narrative is rendered, ensuring that every insight is precise and evidence-based.</w:t>
      </w:r>
    </w:p>
    <w:p w:rsidR="002A7880" w:rsidRPr="002A7880" w:rsidRDefault="002A7880" w:rsidP="00302DEC">
      <w:pPr>
        <w:pStyle w:val="Heading2"/>
      </w:pPr>
      <w:bookmarkStart w:id="103" w:name="_Toc227762234"/>
      <w:r w:rsidRPr="002A7880">
        <w:rPr>
          <w:rFonts w:ascii="Times New Roman" w:hAnsi="Times New Roman" w:cs="Times New Roman"/>
          <w:bCs/>
        </w:rPr>
        <w:t>Audience Adaptation</w:t>
      </w:r>
      <w:bookmarkEnd w:id="103"/>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supports two narrative modes: Analyst Mode and Manager Mode. In Analyst Mode, narratives include technical details such as p-values, confidence intervals, and R-squared scores. In Manager Mode, these technical details are suppressed in favour of plain-language business implications and recommended actions. The mode is selected at report generation time via a configuration parameter.</w:t>
      </w:r>
    </w:p>
    <w:p w:rsidR="002A7880" w:rsidRPr="002A7880" w:rsidRDefault="002A7880" w:rsidP="00302DEC">
      <w:pPr>
        <w:pStyle w:val="Heading2"/>
      </w:pPr>
      <w:bookmarkStart w:id="104" w:name="_Toc227762235"/>
      <w:r w:rsidRPr="002A7880">
        <w:rPr>
          <w:rFonts w:ascii="Times New Roman" w:hAnsi="Times New Roman" w:cs="Times New Roman"/>
          <w:bCs/>
        </w:rPr>
        <w:t>Narrative Quality Checks</w:t>
      </w:r>
      <w:bookmarkEnd w:id="104"/>
    </w:p>
    <w:p w:rsidR="002A7880" w:rsidRPr="002A7880" w:rsidRDefault="002A7880" w:rsidP="002A7880">
      <w:pPr>
        <w:rPr>
          <w:rFonts w:ascii="Times New Roman" w:hAnsi="Times New Roman" w:cs="Times New Roman"/>
        </w:rPr>
      </w:pPr>
      <w:r w:rsidRPr="002A7880">
        <w:rPr>
          <w:rFonts w:ascii="Times New Roman" w:hAnsi="Times New Roman" w:cs="Times New Roman"/>
        </w:rPr>
        <w:t>Before rendering, narratives are validated against a set of quality rules: all numeric placeholders must be resolved, the word count must be within defined bounds (50-200 words per chart), and no placeholder should appear literally in the final output. Failed quality checks halt report generation and produce a detailed error log identifying the problematic chart and template.</w:t>
      </w:r>
    </w:p>
    <w:p w:rsidR="002A7880" w:rsidRPr="002A7880" w:rsidRDefault="002A7880" w:rsidP="00302DEC">
      <w:pPr>
        <w:pStyle w:val="Heading1"/>
      </w:pPr>
      <w:bookmarkStart w:id="105" w:name="_Toc227762236"/>
      <w:r w:rsidRPr="002A7880">
        <w:t>SYSTEM ARCHITECTURE</w:t>
      </w:r>
      <w:bookmarkEnd w:id="10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system is organized as a modular pipeline architecture. Each module is independently testable, follows a single-responsibility principle, and communicates with adjacent modules through well-defined interfaces. This design enables individual modules to be upgraded or replaced without affecting the rest of the pipeline.</w:t>
      </w:r>
    </w:p>
    <w:p w:rsidR="002A7880" w:rsidRPr="002A7880" w:rsidRDefault="002A7880" w:rsidP="00302DEC">
      <w:pPr>
        <w:pStyle w:val="Heading2"/>
      </w:pPr>
      <w:bookmarkStart w:id="106" w:name="_Toc227762237"/>
      <w:r w:rsidRPr="002A7880">
        <w:rPr>
          <w:rFonts w:ascii="Times New Roman" w:hAnsi="Times New Roman" w:cs="Times New Roman"/>
          <w:bCs/>
        </w:rPr>
        <w:lastRenderedPageBreak/>
        <w:t>Module 1 - Data Ingestion Layer</w:t>
      </w:r>
      <w:bookmarkEnd w:id="106"/>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Ingestion Layer is responsible for loading raw data from supported file formats (CSV, XLSX, JSON) into a standardized in-memory Pandas </w:t>
      </w:r>
      <w:proofErr w:type="spellStart"/>
      <w:r w:rsidRPr="002A7880">
        <w:rPr>
          <w:rFonts w:ascii="Times New Roman" w:hAnsi="Times New Roman" w:cs="Times New Roman"/>
        </w:rPr>
        <w:t>DataFrame</w:t>
      </w:r>
      <w:proofErr w:type="spellEnd"/>
      <w:r w:rsidRPr="002A7880">
        <w:rPr>
          <w:rFonts w:ascii="Times New Roman" w:hAnsi="Times New Roman" w:cs="Times New Roman"/>
        </w:rPr>
        <w:t>. It performs format detection, encoding detection (UTF-8, Latin-1, etc.), and initial schema validation against an optional user-supplied schema YAML file. All ingestion metadata (file size, row count, column count, encoding) is logged.</w:t>
      </w:r>
    </w:p>
    <w:p w:rsidR="002A7880" w:rsidRPr="002A7880" w:rsidRDefault="002A7880" w:rsidP="00302DEC">
      <w:pPr>
        <w:pStyle w:val="Heading2"/>
      </w:pPr>
      <w:bookmarkStart w:id="107" w:name="_Toc227762238"/>
      <w:r w:rsidRPr="002A7880">
        <w:rPr>
          <w:rFonts w:ascii="Times New Roman" w:hAnsi="Times New Roman" w:cs="Times New Roman"/>
          <w:bCs/>
        </w:rPr>
        <w:t>Module 2 - Data Cleaning Layer</w:t>
      </w:r>
      <w:bookmarkEnd w:id="10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Cleaning Layer receives the raw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from the Ingestion Layer and applies the transformation sequence documented in the Data Cleaning section. It outputs a cleaned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and a separate audit log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detailing every change made. The audit log is persisted to a CSV file for traceability.</w:t>
      </w:r>
    </w:p>
    <w:p w:rsidR="002A7880" w:rsidRPr="002A7880" w:rsidRDefault="002A7880" w:rsidP="00302DEC">
      <w:pPr>
        <w:pStyle w:val="Heading2"/>
      </w:pPr>
      <w:bookmarkStart w:id="108" w:name="_Toc227762239"/>
      <w:r w:rsidRPr="002A7880">
        <w:rPr>
          <w:rFonts w:ascii="Times New Roman" w:hAnsi="Times New Roman" w:cs="Times New Roman"/>
          <w:bCs/>
        </w:rPr>
        <w:t>Module 3 - Analysis Engine</w:t>
      </w:r>
      <w:bookmarkEnd w:id="10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Analysis Engine consumes the cleaned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and produces an Analysis Results object containing: descriptive statistics for each column, correlation matrix, identified outliers, detected trends, and any time series decomposition results. This object is serialized to a JSON file that serves as the contract between the Analysis Engine and the downstream Visualization Module.</w:t>
      </w:r>
    </w:p>
    <w:p w:rsidR="002A7880" w:rsidRPr="002A7880" w:rsidRDefault="002A7880" w:rsidP="00302DEC">
      <w:pPr>
        <w:pStyle w:val="Heading2"/>
      </w:pPr>
      <w:bookmarkStart w:id="109" w:name="_Toc227762240"/>
      <w:r w:rsidRPr="002A7880">
        <w:rPr>
          <w:rFonts w:ascii="Times New Roman" w:hAnsi="Times New Roman" w:cs="Times New Roman"/>
          <w:bCs/>
        </w:rPr>
        <w:t>Module 4 - Visualization Module</w:t>
      </w:r>
      <w:bookmarkEnd w:id="10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Visualization Module reads the Analysis Results JSON and generates chart image files (PNG, SVG) for each identified insight. Chart configurations - including </w:t>
      </w:r>
      <w:proofErr w:type="spellStart"/>
      <w:r w:rsidRPr="002A7880">
        <w:rPr>
          <w:rFonts w:ascii="Times New Roman" w:hAnsi="Times New Roman" w:cs="Times New Roman"/>
        </w:rPr>
        <w:t>color</w:t>
      </w:r>
      <w:proofErr w:type="spellEnd"/>
      <w:r w:rsidRPr="002A7880">
        <w:rPr>
          <w:rFonts w:ascii="Times New Roman" w:hAnsi="Times New Roman" w:cs="Times New Roman"/>
        </w:rPr>
        <w:t xml:space="preserve"> schemes, font sizes, axis labels, and titles - are read from a shared Style Configuration YAML file, ensuring visual consistency across all output charts.</w:t>
      </w:r>
    </w:p>
    <w:p w:rsidR="002A7880" w:rsidRPr="002A7880" w:rsidRDefault="002A7880" w:rsidP="00302DEC">
      <w:pPr>
        <w:pStyle w:val="Heading2"/>
      </w:pPr>
      <w:bookmarkStart w:id="110" w:name="_Toc227762241"/>
      <w:r w:rsidRPr="002A7880">
        <w:rPr>
          <w:rFonts w:ascii="Times New Roman" w:hAnsi="Times New Roman" w:cs="Times New Roman"/>
          <w:bCs/>
        </w:rPr>
        <w:t>Module 5 - Narrative Generator</w:t>
      </w:r>
      <w:bookmarkEnd w:id="110"/>
    </w:p>
    <w:p w:rsidR="002A7880" w:rsidRPr="002A7880" w:rsidRDefault="002A7880" w:rsidP="002A7880">
      <w:pPr>
        <w:rPr>
          <w:rFonts w:ascii="Times New Roman" w:hAnsi="Times New Roman" w:cs="Times New Roman"/>
        </w:rPr>
      </w:pPr>
      <w:r w:rsidRPr="002A7880">
        <w:rPr>
          <w:rFonts w:ascii="Times New Roman" w:hAnsi="Times New Roman" w:cs="Times New Roman"/>
        </w:rPr>
        <w:t>The Narrative Generator reads both the Analysis Results JSON and the chart image files. For each chart, it selects the appropriate narrative template, injects computed statistics, validates the output, and produces a Markdown narrative string. These strings are stored in a Narrative Dictionary keyed by chart ID.</w:t>
      </w:r>
    </w:p>
    <w:p w:rsidR="002A7880" w:rsidRPr="002A7880" w:rsidRDefault="002A7880" w:rsidP="00302DEC">
      <w:pPr>
        <w:pStyle w:val="Heading2"/>
      </w:pPr>
      <w:bookmarkStart w:id="111" w:name="_Toc227762242"/>
      <w:r w:rsidRPr="002A7880">
        <w:rPr>
          <w:rFonts w:ascii="Times New Roman" w:hAnsi="Times New Roman" w:cs="Times New Roman"/>
          <w:bCs/>
        </w:rPr>
        <w:t>Module 6 - Report Builder</w:t>
      </w:r>
      <w:bookmarkEnd w:id="11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Report Builder assembles all chart images and their corresponding narratives into a coherent document. It supports two output formats: an HTML report (rendered using Jinja2 templates with embedded chart images) and a PDF report (generated using the </w:t>
      </w:r>
      <w:proofErr w:type="spellStart"/>
      <w:r w:rsidRPr="002A7880">
        <w:rPr>
          <w:rFonts w:ascii="Times New Roman" w:hAnsi="Times New Roman" w:cs="Times New Roman"/>
        </w:rPr>
        <w:t>ReportLab</w:t>
      </w:r>
      <w:proofErr w:type="spellEnd"/>
      <w:r w:rsidRPr="002A7880">
        <w:rPr>
          <w:rFonts w:ascii="Times New Roman" w:hAnsi="Times New Roman" w:cs="Times New Roman"/>
        </w:rPr>
        <w:t xml:space="preserve"> library). The HTML report includes interactive tooltips powered by Chart.js for enhanced engagement.</w:t>
      </w:r>
    </w:p>
    <w:p w:rsidR="002A7880" w:rsidRPr="002A7880" w:rsidRDefault="002A7880" w:rsidP="00302DEC">
      <w:pPr>
        <w:pStyle w:val="Heading1"/>
      </w:pPr>
      <w:bookmarkStart w:id="112" w:name="_Toc227762243"/>
      <w:r w:rsidRPr="002A7880">
        <w:lastRenderedPageBreak/>
        <w:t>CASE STUDY - RETAIL SALES DATASET</w:t>
      </w:r>
      <w:bookmarkEnd w:id="112"/>
    </w:p>
    <w:p w:rsidR="002A7880" w:rsidRPr="002A7880" w:rsidRDefault="002A7880" w:rsidP="002A7880">
      <w:pPr>
        <w:rPr>
          <w:rFonts w:ascii="Times New Roman" w:hAnsi="Times New Roman" w:cs="Times New Roman"/>
        </w:rPr>
      </w:pPr>
      <w:r w:rsidRPr="002A7880">
        <w:rPr>
          <w:rFonts w:ascii="Times New Roman" w:hAnsi="Times New Roman" w:cs="Times New Roman"/>
        </w:rPr>
        <w:t>To validate the system, a real-world retail sales dataset was used as the primary test case. The dataset contained 12 months of transactional data for a mid-sized retail company, spanning 50,000 rows and 14 columns including date, product category, region, units sold, revenue, and customer segment. This section walks through the complete storyline produced by the system for this dataset.</w:t>
      </w:r>
    </w:p>
    <w:p w:rsidR="002A7880" w:rsidRPr="002A7880" w:rsidRDefault="002A7880" w:rsidP="00302DEC">
      <w:pPr>
        <w:pStyle w:val="Heading2"/>
      </w:pPr>
      <w:bookmarkStart w:id="113" w:name="_Toc227762244"/>
      <w:r w:rsidRPr="002A7880">
        <w:rPr>
          <w:rFonts w:ascii="Times New Roman" w:hAnsi="Times New Roman" w:cs="Times New Roman"/>
          <w:bCs/>
        </w:rPr>
        <w:t>Chapter 1: The Data at a Glance</w:t>
      </w:r>
      <w:bookmarkEnd w:id="113"/>
    </w:p>
    <w:p w:rsidR="002A7880" w:rsidRPr="002A7880" w:rsidRDefault="002A7880" w:rsidP="002A7880">
      <w:pPr>
        <w:rPr>
          <w:rFonts w:ascii="Times New Roman" w:hAnsi="Times New Roman" w:cs="Times New Roman"/>
        </w:rPr>
      </w:pPr>
      <w:r w:rsidRPr="002A7880">
        <w:rPr>
          <w:rFonts w:ascii="Times New Roman" w:hAnsi="Times New Roman" w:cs="Times New Roman"/>
        </w:rPr>
        <w:t>After ingestion and cleaning (which removed 347 duplicate rows and imputed 89 missing revenue values using the column median), the dataset contained 49,653 clean records. The total revenue across the 12-month period was Rs. 42.7 crore, with an average monthly revenue of Rs. 3.56 crore. The system's univariate analysis identified December as the highest-revenue month (Rs. 6.2 crore) and February as the lowest (Rs. 1.9 crore), a seasonal swing factor of 3.26x.</w:t>
      </w:r>
    </w:p>
    <w:p w:rsidR="002A7880" w:rsidRPr="002A7880" w:rsidRDefault="002A7880" w:rsidP="00302DEC">
      <w:pPr>
        <w:pStyle w:val="Heading2"/>
      </w:pPr>
      <w:bookmarkStart w:id="114" w:name="_Toc227762245"/>
      <w:r w:rsidRPr="002A7880">
        <w:rPr>
          <w:rFonts w:ascii="Times New Roman" w:hAnsi="Times New Roman" w:cs="Times New Roman"/>
          <w:bCs/>
        </w:rPr>
        <w:t>Chapter 2: Which Categories Drive Revenue?</w:t>
      </w:r>
      <w:bookmarkEnd w:id="114"/>
    </w:p>
    <w:p w:rsidR="002A7880" w:rsidRPr="002A7880" w:rsidRDefault="002A7880" w:rsidP="002A7880">
      <w:pPr>
        <w:rPr>
          <w:rFonts w:ascii="Times New Roman" w:hAnsi="Times New Roman" w:cs="Times New Roman"/>
        </w:rPr>
      </w:pPr>
      <w:r w:rsidRPr="002A7880">
        <w:rPr>
          <w:rFonts w:ascii="Times New Roman" w:hAnsi="Times New Roman" w:cs="Times New Roman"/>
        </w:rPr>
        <w:t>The bar chart produced for category analysis revealed that Electronics accounted for 38% of total revenue, followed by Clothing (24%) and Home Appliances (19%). The system's narrative automatically flagged that Electronics was disproportionately dependent on Q4 sales, generating 61% of its annual revenue in the October-December period - a concentration risk that the narrative recommended addressing through targeted Q1-Q3 promotions.</w:t>
      </w:r>
    </w:p>
    <w:p w:rsidR="002A7880" w:rsidRPr="002A7880" w:rsidRDefault="002A7880" w:rsidP="00302DEC">
      <w:pPr>
        <w:pStyle w:val="Heading2"/>
      </w:pPr>
      <w:bookmarkStart w:id="115" w:name="_Toc227762246"/>
      <w:r w:rsidRPr="002A7880">
        <w:rPr>
          <w:rFonts w:ascii="Times New Roman" w:hAnsi="Times New Roman" w:cs="Times New Roman"/>
          <w:bCs/>
        </w:rPr>
        <w:t>Chapter 3: Regional Performance Patterns</w:t>
      </w:r>
      <w:bookmarkEnd w:id="115"/>
    </w:p>
    <w:p w:rsidR="002A7880" w:rsidRPr="002A7880" w:rsidRDefault="002A7880" w:rsidP="002A7880">
      <w:pPr>
        <w:rPr>
          <w:rFonts w:ascii="Times New Roman" w:hAnsi="Times New Roman" w:cs="Times New Roman"/>
        </w:rPr>
      </w:pPr>
      <w:r w:rsidRPr="002A7880">
        <w:rPr>
          <w:rFonts w:ascii="Times New Roman" w:hAnsi="Times New Roman" w:cs="Times New Roman"/>
        </w:rPr>
        <w:t>A geographic analysis using a grouped bar chart showed that the North region consistently outperformed other regions in all product categories. The correlation heatmap revealed a strong positive correlation (r = 0.82) between marketing spend and revenue in the South region, while the North region showed a weaker correlation (r = 0.41), suggesting that the North's performance is driven by established brand loyalty rather than marketing effectiveness.</w:t>
      </w:r>
    </w:p>
    <w:p w:rsidR="002A7880" w:rsidRPr="002A7880" w:rsidRDefault="002A7880" w:rsidP="00302DEC">
      <w:pPr>
        <w:pStyle w:val="Heading2"/>
      </w:pPr>
      <w:bookmarkStart w:id="116" w:name="_Toc227762247"/>
      <w:r w:rsidRPr="002A7880">
        <w:rPr>
          <w:rFonts w:ascii="Times New Roman" w:hAnsi="Times New Roman" w:cs="Times New Roman"/>
          <w:bCs/>
        </w:rPr>
        <w:t>Chapter 4: Customer Segment Insights</w:t>
      </w:r>
      <w:bookmarkEnd w:id="116"/>
    </w:p>
    <w:p w:rsidR="002A7880" w:rsidRPr="002A7880" w:rsidRDefault="002A7880" w:rsidP="002A7880">
      <w:pPr>
        <w:rPr>
          <w:rFonts w:ascii="Times New Roman" w:hAnsi="Times New Roman" w:cs="Times New Roman"/>
        </w:rPr>
      </w:pPr>
      <w:r w:rsidRPr="002A7880">
        <w:rPr>
          <w:rFonts w:ascii="Times New Roman" w:hAnsi="Times New Roman" w:cs="Times New Roman"/>
        </w:rPr>
        <w:t>The scatter plot of customer acquisition cost versus customer lifetime value identified a cluster of high-value corporate clients in the top-right quadrant who were being acquired at a below-average cost. The system's narrative recommended prioritizing acquisition spending on the channels most effective for reaching this segment. Conversely, a segment of low-value retail customers was identified as having acquisition costs exceeding their lifetime value - a clear efficiency opportunity.</w:t>
      </w:r>
    </w:p>
    <w:p w:rsidR="00D62A19" w:rsidRDefault="00D62A19" w:rsidP="00302DEC">
      <w:pPr>
        <w:pStyle w:val="Heading1"/>
        <w:rPr>
          <w:rFonts w:ascii="Times New Roman" w:eastAsia="Times New Roman" w:hAnsi="Times New Roman" w:cs="Times New Roman"/>
          <w:lang w:eastAsia="en-IN"/>
        </w:rPr>
      </w:pPr>
      <w:bookmarkStart w:id="117" w:name="_Toc227762248"/>
      <w:r w:rsidRPr="00D62A19">
        <w:rPr>
          <w:rFonts w:ascii="Times New Roman" w:eastAsia="Times New Roman" w:hAnsi="Times New Roman" w:cs="Times New Roman"/>
          <w:lang w:eastAsia="en-IN"/>
        </w:rPr>
        <w:lastRenderedPageBreak/>
        <w:t xml:space="preserve">Chapter </w:t>
      </w:r>
      <w:r>
        <w:rPr>
          <w:rFonts w:ascii="Times New Roman" w:eastAsia="Times New Roman" w:hAnsi="Times New Roman" w:cs="Times New Roman"/>
          <w:lang w:eastAsia="en-IN"/>
        </w:rPr>
        <w:t>10:</w:t>
      </w:r>
      <w:bookmarkEnd w:id="117"/>
    </w:p>
    <w:p w:rsidR="002A7880" w:rsidRPr="00D62A19" w:rsidRDefault="002A7880" w:rsidP="00D62A19">
      <w:pPr>
        <w:pStyle w:val="Heading1"/>
      </w:pPr>
      <w:bookmarkStart w:id="118" w:name="_Toc227762249"/>
      <w:r w:rsidRPr="00D62A19">
        <w:t>TESTING AND VALIDATION</w:t>
      </w:r>
      <w:bookmarkEnd w:id="11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Rigorous testing was conducted across all six pipeline modules to verify correctness, robustness, and output quality. Testing was performed using Python's </w:t>
      </w:r>
      <w:proofErr w:type="spellStart"/>
      <w:r w:rsidRPr="002A7880">
        <w:rPr>
          <w:rFonts w:ascii="Times New Roman" w:hAnsi="Times New Roman" w:cs="Times New Roman"/>
        </w:rPr>
        <w:t>pytest</w:t>
      </w:r>
      <w:proofErr w:type="spellEnd"/>
      <w:r w:rsidRPr="002A7880">
        <w:rPr>
          <w:rFonts w:ascii="Times New Roman" w:hAnsi="Times New Roman" w:cs="Times New Roman"/>
        </w:rPr>
        <w:t xml:space="preserve"> framework, with separate test suites for unit tests, integration tests, and output validation tests.</w:t>
      </w:r>
    </w:p>
    <w:p w:rsidR="002A7880" w:rsidRPr="002A7880" w:rsidRDefault="002A7880" w:rsidP="00302DEC">
      <w:pPr>
        <w:pStyle w:val="Heading2"/>
      </w:pPr>
      <w:bookmarkStart w:id="119" w:name="_Toc227762250"/>
      <w:r w:rsidRPr="002A7880">
        <w:rPr>
          <w:rFonts w:ascii="Times New Roman" w:hAnsi="Times New Roman" w:cs="Times New Roman"/>
          <w:bCs/>
        </w:rPr>
        <w:t>Unit Testing</w:t>
      </w:r>
      <w:bookmarkEnd w:id="11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Each module was tested in isolation with mock inputs. The Data Cleaning module's unit tests covered 14 distinct transformation scenarios including empty </w:t>
      </w:r>
      <w:proofErr w:type="spellStart"/>
      <w:r w:rsidRPr="002A7880">
        <w:rPr>
          <w:rFonts w:ascii="Times New Roman" w:hAnsi="Times New Roman" w:cs="Times New Roman"/>
        </w:rPr>
        <w:t>DataFrames</w:t>
      </w:r>
      <w:proofErr w:type="spellEnd"/>
      <w:r w:rsidRPr="002A7880">
        <w:rPr>
          <w:rFonts w:ascii="Times New Roman" w:hAnsi="Times New Roman" w:cs="Times New Roman"/>
        </w:rPr>
        <w:t>, all-null columns, mixed data type columns, and datasets with no missing values. All 14 test scenarios passed with 100% assertion success. The Narrative Generator was tested against 8 template types with boundary values injected for each placeholder (minimum, maximum, and edge-case values).</w:t>
      </w:r>
    </w:p>
    <w:p w:rsidR="002A7880" w:rsidRPr="002A7880" w:rsidRDefault="002A7880" w:rsidP="00302DEC">
      <w:pPr>
        <w:pStyle w:val="Heading2"/>
      </w:pPr>
      <w:bookmarkStart w:id="120" w:name="_Toc227762251"/>
      <w:r w:rsidRPr="002A7880">
        <w:rPr>
          <w:rFonts w:ascii="Times New Roman" w:hAnsi="Times New Roman" w:cs="Times New Roman"/>
          <w:bCs/>
        </w:rPr>
        <w:t>Integration Testing</w:t>
      </w:r>
      <w:bookmarkEnd w:id="120"/>
    </w:p>
    <w:p w:rsidR="002A7880" w:rsidRPr="002A7880" w:rsidRDefault="002A7880" w:rsidP="002A7880">
      <w:pPr>
        <w:rPr>
          <w:rFonts w:ascii="Times New Roman" w:hAnsi="Times New Roman" w:cs="Times New Roman"/>
        </w:rPr>
      </w:pPr>
      <w:r w:rsidRPr="002A7880">
        <w:rPr>
          <w:rFonts w:ascii="Times New Roman" w:hAnsi="Times New Roman" w:cs="Times New Roman"/>
        </w:rPr>
        <w:t>The full pipeline was run end-to-end against 5 diverse datasets: the retail sales dataset (described in the case study), a student performance dataset, a healthcare patient dataset, a financial market dataset, and a synthetic dataset with deliberately introduced quality issues. Each test measured pipeline completion time, output file sizes, and narrative word count compliance. All 5 datasets produced complete reports within acceptable parameters.</w:t>
      </w:r>
    </w:p>
    <w:p w:rsidR="002A7880" w:rsidRPr="002A7880" w:rsidRDefault="002A7880" w:rsidP="00302DEC">
      <w:pPr>
        <w:pStyle w:val="Heading2"/>
      </w:pPr>
      <w:bookmarkStart w:id="121" w:name="_Toc227762252"/>
      <w:r w:rsidRPr="002A7880">
        <w:rPr>
          <w:rFonts w:ascii="Times New Roman" w:hAnsi="Times New Roman" w:cs="Times New Roman"/>
          <w:bCs/>
        </w:rPr>
        <w:t>Output Validation</w:t>
      </w:r>
      <w:bookmarkEnd w:id="121"/>
    </w:p>
    <w:p w:rsidR="002A7880" w:rsidRPr="002A7880" w:rsidRDefault="002A7880" w:rsidP="002A7880">
      <w:pPr>
        <w:rPr>
          <w:rFonts w:ascii="Times New Roman" w:hAnsi="Times New Roman" w:cs="Times New Roman"/>
        </w:rPr>
      </w:pPr>
      <w:r w:rsidRPr="002A7880">
        <w:rPr>
          <w:rFonts w:ascii="Times New Roman" w:hAnsi="Times New Roman" w:cs="Times New Roman"/>
        </w:rPr>
        <w:t>Generated reports were reviewed by three independent evaluators - a data analyst, a business manager, and a computer science student - who rated the clarity, accuracy, and usefulness of the narratives on a 5-point Likert scale. The average ratings were: Clarity 4.4/5, Accuracy 4.7/5, and Usefulness 4.2/5. Evaluator feedback was used to refine 3 narrative templates that had received below-average clarity scores.</w:t>
      </w:r>
    </w:p>
    <w:p w:rsidR="002A7880" w:rsidRPr="002A7880" w:rsidRDefault="002A7880" w:rsidP="00302DEC">
      <w:pPr>
        <w:pStyle w:val="Heading2"/>
      </w:pPr>
      <w:bookmarkStart w:id="122" w:name="_Toc227762253"/>
      <w:r w:rsidRPr="002A7880">
        <w:rPr>
          <w:rFonts w:ascii="Times New Roman" w:hAnsi="Times New Roman" w:cs="Times New Roman"/>
          <w:bCs/>
        </w:rPr>
        <w:t>Performance Benchmarks</w:t>
      </w:r>
      <w:bookmarkEnd w:id="122"/>
    </w:p>
    <w:p w:rsidR="002A7880" w:rsidRPr="002A7880" w:rsidRDefault="002A7880" w:rsidP="002A7880">
      <w:pPr>
        <w:rPr>
          <w:rFonts w:ascii="Times New Roman" w:hAnsi="Times New Roman" w:cs="Times New Roman"/>
        </w:rPr>
      </w:pPr>
      <w:r w:rsidRPr="002A7880">
        <w:rPr>
          <w:rFonts w:ascii="Times New Roman" w:hAnsi="Times New Roman" w:cs="Times New Roman"/>
        </w:rPr>
        <w:t>Performance was benchmarked on a standard laptop (Intel Core i5, 16GB RAM, Python 3.11). For the 50,000-row retail dataset, total pipeline execution time was 43 seconds, broken down as: Ingestion 2s, Cleaning 8s, Analysis 15s, Visualization 12s, Narrative Generation 4s, Report Building 2s. Memory peak usage was 312MB. The system comfortably handles datasets up to 500,000 rows on this hardware profile.</w:t>
      </w:r>
    </w:p>
    <w:p w:rsidR="00D62A19" w:rsidRDefault="00D62A19" w:rsidP="00D62A19">
      <w:pPr>
        <w:pStyle w:val="Heading1"/>
        <w:rPr>
          <w:rFonts w:ascii="Times New Roman" w:eastAsia="Times New Roman" w:hAnsi="Times New Roman" w:cs="Times New Roman"/>
          <w:lang w:eastAsia="en-IN"/>
        </w:rPr>
      </w:pPr>
      <w:bookmarkStart w:id="123" w:name="_Toc227762254"/>
      <w:r w:rsidRPr="00D62A19">
        <w:rPr>
          <w:rFonts w:ascii="Times New Roman" w:eastAsia="Times New Roman" w:hAnsi="Times New Roman" w:cs="Times New Roman"/>
          <w:lang w:eastAsia="en-IN"/>
        </w:rPr>
        <w:lastRenderedPageBreak/>
        <w:t>Chapter 1</w:t>
      </w:r>
      <w:r>
        <w:rPr>
          <w:rFonts w:ascii="Times New Roman" w:eastAsia="Times New Roman" w:hAnsi="Times New Roman" w:cs="Times New Roman"/>
          <w:lang w:eastAsia="en-IN"/>
        </w:rPr>
        <w:t>1:</w:t>
      </w:r>
      <w:bookmarkEnd w:id="123"/>
    </w:p>
    <w:p w:rsidR="002A7880" w:rsidRPr="00D62A19" w:rsidRDefault="002A7880" w:rsidP="00D62A19">
      <w:pPr>
        <w:pStyle w:val="Heading1"/>
        <w:rPr>
          <w:rFonts w:ascii="Times New Roman" w:eastAsia="Times New Roman" w:hAnsi="Times New Roman" w:cs="Times New Roman"/>
          <w:lang w:eastAsia="en-IN"/>
        </w:rPr>
      </w:pPr>
      <w:bookmarkStart w:id="124" w:name="_Toc227762255"/>
      <w:r w:rsidRPr="00D62A19">
        <w:t>FUTURE WORK &amp; EXTENSIONS</w:t>
      </w:r>
      <w:bookmarkEnd w:id="12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current implementation of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system establishes a solid foundation that can be extended in multiple directions. This section outlines the most promising avenues for future development, organized by technical maturity and estimated implementation effort.</w:t>
      </w:r>
    </w:p>
    <w:p w:rsidR="002A7880" w:rsidRPr="002A7880" w:rsidRDefault="002A7880" w:rsidP="00302DEC">
      <w:pPr>
        <w:pStyle w:val="Heading2"/>
      </w:pPr>
      <w:bookmarkStart w:id="125" w:name="_Toc227762256"/>
      <w:r w:rsidRPr="002A7880">
        <w:rPr>
          <w:rFonts w:ascii="Times New Roman" w:hAnsi="Times New Roman" w:cs="Times New Roman"/>
          <w:bCs/>
        </w:rPr>
        <w:t>Machine Learning-Based Predictive Narratives</w:t>
      </w:r>
      <w:bookmarkEnd w:id="12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current narrative system is template-based and reactive - it describes patterns that already exist in the data. A natural extension is to integrate machine learning models that can generate predictive narratives: for example, 'Based on the current trend, Q3 revenue is projected to reach Rs. 4.8 crore, representing a 12% year-on-year growth.' ARIMA and Prophet models from the </w:t>
      </w:r>
      <w:proofErr w:type="spellStart"/>
      <w:r w:rsidRPr="002A7880">
        <w:rPr>
          <w:rFonts w:ascii="Times New Roman" w:hAnsi="Times New Roman" w:cs="Times New Roman"/>
        </w:rPr>
        <w:t>fbprophet</w:t>
      </w:r>
      <w:proofErr w:type="spellEnd"/>
      <w:r w:rsidRPr="002A7880">
        <w:rPr>
          <w:rFonts w:ascii="Times New Roman" w:hAnsi="Times New Roman" w:cs="Times New Roman"/>
        </w:rPr>
        <w:t xml:space="preserve"> library would be integrated into the Analysis Engine to produce forecasts that feed into a new 'Prediction' narrative template.</w:t>
      </w:r>
    </w:p>
    <w:p w:rsidR="002A7880" w:rsidRPr="002A7880" w:rsidRDefault="002A7880" w:rsidP="00302DEC">
      <w:pPr>
        <w:pStyle w:val="Heading2"/>
      </w:pPr>
      <w:bookmarkStart w:id="126" w:name="_Toc227762257"/>
      <w:r w:rsidRPr="002A7880">
        <w:rPr>
          <w:rFonts w:ascii="Times New Roman" w:hAnsi="Times New Roman" w:cs="Times New Roman"/>
          <w:bCs/>
        </w:rPr>
        <w:t>Real-Time Data Feeds</w:t>
      </w:r>
      <w:bookmarkEnd w:id="126"/>
    </w:p>
    <w:p w:rsidR="002A7880" w:rsidRPr="002A7880" w:rsidRDefault="002A7880" w:rsidP="002A7880">
      <w:pPr>
        <w:rPr>
          <w:rFonts w:ascii="Times New Roman" w:hAnsi="Times New Roman" w:cs="Times New Roman"/>
        </w:rPr>
      </w:pPr>
      <w:r w:rsidRPr="002A7880">
        <w:rPr>
          <w:rFonts w:ascii="Times New Roman" w:hAnsi="Times New Roman" w:cs="Times New Roman"/>
        </w:rPr>
        <w:t>The current system processes static file uploads. A real-time extension would connect to live data sources such as REST APIs, Kafka streams, or database connections (</w:t>
      </w:r>
      <w:proofErr w:type="spellStart"/>
      <w:r w:rsidRPr="002A7880">
        <w:rPr>
          <w:rFonts w:ascii="Times New Roman" w:hAnsi="Times New Roman" w:cs="Times New Roman"/>
        </w:rPr>
        <w:t>PostgreSQL</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BigQuery</w:t>
      </w:r>
      <w:proofErr w:type="spellEnd"/>
      <w:r w:rsidRPr="002A7880">
        <w:rPr>
          <w:rFonts w:ascii="Times New Roman" w:hAnsi="Times New Roman" w:cs="Times New Roman"/>
        </w:rPr>
        <w:t>) and trigger automatic report refreshes when new data arrives. This would transform the system from a batch analytics tool into a continuous intelligence platform suitable for operational dashboards.</w:t>
      </w:r>
    </w:p>
    <w:p w:rsidR="002A7880" w:rsidRPr="002A7880" w:rsidRDefault="002A7880" w:rsidP="00302DEC">
      <w:pPr>
        <w:pStyle w:val="Heading2"/>
      </w:pPr>
      <w:bookmarkStart w:id="127" w:name="_Toc227762258"/>
      <w:r w:rsidRPr="002A7880">
        <w:rPr>
          <w:rFonts w:ascii="Times New Roman" w:hAnsi="Times New Roman" w:cs="Times New Roman"/>
          <w:bCs/>
        </w:rPr>
        <w:t>Interactive Web Dashboard</w:t>
      </w:r>
      <w:bookmarkEnd w:id="12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current HTML report is static. A planned upgrade would replace it with an interactive </w:t>
      </w:r>
      <w:proofErr w:type="spellStart"/>
      <w:r w:rsidRPr="002A7880">
        <w:rPr>
          <w:rFonts w:ascii="Times New Roman" w:hAnsi="Times New Roman" w:cs="Times New Roman"/>
        </w:rPr>
        <w:t>Streamlit</w:t>
      </w:r>
      <w:proofErr w:type="spellEnd"/>
      <w:r w:rsidRPr="002A7880">
        <w:rPr>
          <w:rFonts w:ascii="Times New Roman" w:hAnsi="Times New Roman" w:cs="Times New Roman"/>
        </w:rPr>
        <w:t xml:space="preserve"> or Dash application that allows users to filter data, drill down into segments, and dynamically update narratives based on user selections. This would significantly enhance the tool's utility for non-technical stakeholders who need to explore data independently.</w:t>
      </w:r>
    </w:p>
    <w:p w:rsidR="002A7880" w:rsidRPr="002A7880" w:rsidRDefault="002A7880" w:rsidP="00302DEC">
      <w:pPr>
        <w:pStyle w:val="Heading2"/>
      </w:pPr>
      <w:bookmarkStart w:id="128" w:name="_Toc227762259"/>
      <w:r w:rsidRPr="002A7880">
        <w:rPr>
          <w:rFonts w:ascii="Times New Roman" w:hAnsi="Times New Roman" w:cs="Times New Roman"/>
          <w:bCs/>
        </w:rPr>
        <w:t>Natural Language Querying</w:t>
      </w:r>
      <w:bookmarkEnd w:id="128"/>
    </w:p>
    <w:p w:rsidR="002A7880" w:rsidRPr="002A7880" w:rsidRDefault="002A7880" w:rsidP="002A7880">
      <w:pPr>
        <w:rPr>
          <w:rFonts w:ascii="Times New Roman" w:hAnsi="Times New Roman" w:cs="Times New Roman"/>
        </w:rPr>
      </w:pPr>
      <w:r w:rsidRPr="002A7880">
        <w:rPr>
          <w:rFonts w:ascii="Times New Roman" w:hAnsi="Times New Roman" w:cs="Times New Roman"/>
        </w:rPr>
        <w:t>Integrating a natural language query interface (leveraging large language model APIs) would allow users to ask plain-English questions such as 'Which product category had the highest growth in Q2?' and receive both a chart and a narrative answer. This would make the system accessible to users with no data literacy whatsoever.</w:t>
      </w:r>
    </w:p>
    <w:p w:rsidR="002A7880" w:rsidRPr="002A7880" w:rsidRDefault="002A7880" w:rsidP="00302DEC">
      <w:pPr>
        <w:pStyle w:val="Heading2"/>
      </w:pPr>
      <w:bookmarkStart w:id="129" w:name="_Toc227762260"/>
      <w:r w:rsidRPr="002A7880">
        <w:rPr>
          <w:rFonts w:ascii="Times New Roman" w:hAnsi="Times New Roman" w:cs="Times New Roman"/>
          <w:bCs/>
        </w:rPr>
        <w:t>Multi-Language Narrative Support</w:t>
      </w:r>
      <w:bookmarkEnd w:id="129"/>
    </w:p>
    <w:p w:rsidR="002A7880" w:rsidRPr="002A7880" w:rsidRDefault="002A7880" w:rsidP="002A7880">
      <w:pPr>
        <w:rPr>
          <w:rFonts w:ascii="Times New Roman" w:hAnsi="Times New Roman" w:cs="Times New Roman"/>
        </w:rPr>
      </w:pPr>
      <w:r w:rsidRPr="002A7880">
        <w:rPr>
          <w:rFonts w:ascii="Times New Roman" w:hAnsi="Times New Roman" w:cs="Times New Roman"/>
        </w:rPr>
        <w:t>The current narrative templates are English-only. A localization framework would enable narrative output in multiple languages (Hindi, Spanish, French, Mandarin) by maintaining translated template files and applying language-specific number formatting rules. This would dramatically expand the system's global applicability.</w:t>
      </w:r>
    </w:p>
    <w:p w:rsidR="002A7880" w:rsidRPr="002A7880" w:rsidRDefault="002A7880" w:rsidP="00302DEC">
      <w:pPr>
        <w:pStyle w:val="Heading1"/>
      </w:pPr>
      <w:bookmarkStart w:id="130" w:name="_Toc227762261"/>
      <w:r w:rsidRPr="002A7880">
        <w:lastRenderedPageBreak/>
        <w:t>STATISTICAL CONCEPTS USED</w:t>
      </w:r>
      <w:bookmarkEnd w:id="130"/>
    </w:p>
    <w:p w:rsidR="002A7880" w:rsidRPr="002A7880" w:rsidRDefault="002A7880" w:rsidP="002A7880">
      <w:pPr>
        <w:rPr>
          <w:rFonts w:ascii="Times New Roman" w:hAnsi="Times New Roman" w:cs="Times New Roman"/>
        </w:rPr>
      </w:pPr>
      <w:r w:rsidRPr="002A7880">
        <w:rPr>
          <w:rFonts w:ascii="Times New Roman" w:hAnsi="Times New Roman" w:cs="Times New Roman"/>
        </w:rPr>
        <w:t>Statistics forms the backbone of all data analysis performed in this project. Without a solid understanding of statistical fundamentals, visualizations risk misrepresenting the data they are meant to clarify. This section defines and contextualizes each statistical concept employed by the Analysis Engine, with examples drawn from the retail sales case study.</w:t>
      </w:r>
    </w:p>
    <w:p w:rsidR="002A7880" w:rsidRPr="002A7880" w:rsidRDefault="002A7880" w:rsidP="00302DEC">
      <w:pPr>
        <w:pStyle w:val="Heading2"/>
      </w:pPr>
      <w:bookmarkStart w:id="131" w:name="_Toc227762262"/>
      <w:r w:rsidRPr="002A7880">
        <w:rPr>
          <w:rFonts w:ascii="Times New Roman" w:hAnsi="Times New Roman" w:cs="Times New Roman"/>
          <w:bCs/>
        </w:rPr>
        <w:t>Measures of Central Tendency</w:t>
      </w:r>
      <w:bookmarkEnd w:id="131"/>
    </w:p>
    <w:p w:rsidR="002A7880" w:rsidRPr="002A7880" w:rsidRDefault="002A7880" w:rsidP="002A7880">
      <w:pPr>
        <w:rPr>
          <w:rFonts w:ascii="Times New Roman" w:hAnsi="Times New Roman" w:cs="Times New Roman"/>
        </w:rPr>
      </w:pPr>
      <w:r w:rsidRPr="002A7880">
        <w:rPr>
          <w:rFonts w:ascii="Times New Roman" w:hAnsi="Times New Roman" w:cs="Times New Roman"/>
        </w:rPr>
        <w:t>The mean (arithmetic average) is the sum of all values divided by the count. It is sensitive to extreme values - a single outlier can distort it significantly. The median is the middle value when data is sorted, making it more robust to outliers. The mode is the most frequently occurring value, useful for categorical data. In our retail dataset, the mean daily revenue was Rs. 1.17 lakh, but the median was Rs. 94,000 - indicating that a small number of high-revenue days were pulling the mean upward. Reporting the median in this scenario gives a more accurate picture of a 'typical' day.</w:t>
      </w:r>
    </w:p>
    <w:p w:rsidR="002A7880" w:rsidRPr="002A7880" w:rsidRDefault="002A7880" w:rsidP="00302DEC">
      <w:pPr>
        <w:pStyle w:val="Heading2"/>
      </w:pPr>
      <w:bookmarkStart w:id="132" w:name="_Toc227762263"/>
      <w:r w:rsidRPr="002A7880">
        <w:rPr>
          <w:rFonts w:ascii="Times New Roman" w:hAnsi="Times New Roman" w:cs="Times New Roman"/>
          <w:bCs/>
        </w:rPr>
        <w:t>Measures of Dispersion</w:t>
      </w:r>
      <w:bookmarkEnd w:id="132"/>
    </w:p>
    <w:p w:rsidR="002A7880" w:rsidRPr="002A7880" w:rsidRDefault="002A7880" w:rsidP="002A7880">
      <w:pPr>
        <w:rPr>
          <w:rFonts w:ascii="Times New Roman" w:hAnsi="Times New Roman" w:cs="Times New Roman"/>
        </w:rPr>
      </w:pPr>
      <w:r w:rsidRPr="002A7880">
        <w:rPr>
          <w:rFonts w:ascii="Times New Roman" w:hAnsi="Times New Roman" w:cs="Times New Roman"/>
        </w:rPr>
        <w:t>Standard deviation measures the average distance of each data point from the mean. A high standard deviation indicates high variability. Variance is the square of standard deviation. The coefficient of variation (CV = std/mean × 100) allows comparison of variability between datasets with different scales - for example, comparing revenue variability across product categories priced very differently. The IQR (Interquartile Range = Q3 - Q1) captures the spread of the middle 50% of data and is used for outlier detection.</w:t>
      </w:r>
    </w:p>
    <w:p w:rsidR="002A7880" w:rsidRPr="002A7880" w:rsidRDefault="002A7880" w:rsidP="00302DEC">
      <w:pPr>
        <w:pStyle w:val="Heading2"/>
      </w:pPr>
      <w:bookmarkStart w:id="133" w:name="_Toc227762264"/>
      <w:r w:rsidRPr="002A7880">
        <w:rPr>
          <w:rFonts w:ascii="Times New Roman" w:hAnsi="Times New Roman" w:cs="Times New Roman"/>
          <w:bCs/>
        </w:rPr>
        <w:t>Correlation Analysis</w:t>
      </w:r>
      <w:bookmarkEnd w:id="133"/>
    </w:p>
    <w:p w:rsidR="002A7880" w:rsidRPr="002A7880" w:rsidRDefault="002A7880" w:rsidP="002A7880">
      <w:pPr>
        <w:rPr>
          <w:rFonts w:ascii="Times New Roman" w:hAnsi="Times New Roman" w:cs="Times New Roman"/>
        </w:rPr>
      </w:pPr>
      <w:r w:rsidRPr="002A7880">
        <w:rPr>
          <w:rFonts w:ascii="Times New Roman" w:hAnsi="Times New Roman" w:cs="Times New Roman"/>
        </w:rPr>
        <w:t>The Pearson correlation coefficient (r) measures the linear relationship between two continuous variables, ranging from -1 (perfect negative correlation) to +1 (perfect positive correlation). A value near 0 indicates no linear relationship. Spearman's rank correlation is used when data is ordinal or when the linear assumption is violated. In the retail dataset, a Pearson r of 0.82 between marketing spend and South region revenue confirmed that marketing effectiveness was measurable in that region, justifying continued investment.</w:t>
      </w:r>
    </w:p>
    <w:p w:rsidR="002A7880" w:rsidRPr="002A7880" w:rsidRDefault="002A7880" w:rsidP="00302DEC">
      <w:pPr>
        <w:pStyle w:val="Heading2"/>
      </w:pPr>
      <w:bookmarkStart w:id="134" w:name="_Toc227762265"/>
      <w:r w:rsidRPr="002A7880">
        <w:rPr>
          <w:rFonts w:ascii="Times New Roman" w:hAnsi="Times New Roman" w:cs="Times New Roman"/>
          <w:bCs/>
        </w:rPr>
        <w:t>Hypothesis Testing</w:t>
      </w:r>
      <w:bookmarkEnd w:id="134"/>
    </w:p>
    <w:p w:rsidR="002A7880" w:rsidRPr="002A7880" w:rsidRDefault="002A7880" w:rsidP="002A7880">
      <w:pPr>
        <w:rPr>
          <w:rFonts w:ascii="Times New Roman" w:hAnsi="Times New Roman" w:cs="Times New Roman"/>
        </w:rPr>
      </w:pPr>
      <w:r w:rsidRPr="002A7880">
        <w:rPr>
          <w:rFonts w:ascii="Times New Roman" w:hAnsi="Times New Roman" w:cs="Times New Roman"/>
        </w:rPr>
        <w:t>A one-sample t-test was used to test whether the mean monthly revenue was significantly different from a benchmark value. The null hypothesis (H0) stated that mean revenue equals the industry benchmark of Rs. 3.0 crore per month. With a computed t-statistic of 2.41 and a p-value of 0.032 (below the 0.05 significance threshold), we rejected H0 and concluded that actual mean revenue (Rs. 3.56 crore) was statistically significantly higher than the benchmark - a finding highlighted in the manager-mode narrative.</w:t>
      </w:r>
    </w:p>
    <w:p w:rsidR="002A7880" w:rsidRPr="002A7880" w:rsidRDefault="002A7880" w:rsidP="00302DEC">
      <w:pPr>
        <w:pStyle w:val="Heading2"/>
      </w:pPr>
      <w:bookmarkStart w:id="135" w:name="_Toc227762266"/>
      <w:r w:rsidRPr="002A7880">
        <w:rPr>
          <w:rFonts w:ascii="Times New Roman" w:hAnsi="Times New Roman" w:cs="Times New Roman"/>
          <w:bCs/>
        </w:rPr>
        <w:t>Regression Analysis</w:t>
      </w:r>
      <w:bookmarkEnd w:id="13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Simple linear regression was used to model the relationship between marketing spend (independent variable) and monthly revenue (dependent variable). The fitted model produced </w:t>
      </w:r>
      <w:r w:rsidRPr="002A7880">
        <w:rPr>
          <w:rFonts w:ascii="Times New Roman" w:hAnsi="Times New Roman" w:cs="Times New Roman"/>
        </w:rPr>
        <w:lastRenderedPageBreak/>
        <w:t>an R-squared of 0.67, indicating that 67% of the variance in revenue could be explained by marketing spend alone. The regression line equation was embedded directly in the chart narrative, enabling managers to estimate expected revenue for any given marketing budget without requiring technical knowledge.</w:t>
      </w:r>
    </w:p>
    <w:p w:rsidR="002A7880" w:rsidRPr="002A7880" w:rsidRDefault="002A7880" w:rsidP="00302DEC">
      <w:pPr>
        <w:pStyle w:val="Heading1"/>
      </w:pPr>
      <w:bookmarkStart w:id="136" w:name="_Toc227762267"/>
      <w:r w:rsidRPr="002A7880">
        <w:t>DATA ETHICS AND PRIVACY</w:t>
      </w:r>
      <w:bookmarkEnd w:id="136"/>
    </w:p>
    <w:p w:rsidR="002A7880" w:rsidRPr="002A7880" w:rsidRDefault="002A7880" w:rsidP="002A7880">
      <w:pPr>
        <w:rPr>
          <w:rFonts w:ascii="Times New Roman" w:hAnsi="Times New Roman" w:cs="Times New Roman"/>
        </w:rPr>
      </w:pPr>
      <w:r w:rsidRPr="002A7880">
        <w:rPr>
          <w:rFonts w:ascii="Times New Roman" w:hAnsi="Times New Roman" w:cs="Times New Roman"/>
        </w:rPr>
        <w:t>As data analytics systems become more prevalent in organizational decision-making, the ethical dimensions of data collection, storage, analysis, and reporting become increasingly important. This project incorporates ethical principles at every stage of the pipeline, ensuring that the system is not only technically sound but also responsibly designed.</w:t>
      </w:r>
    </w:p>
    <w:p w:rsidR="002A7880" w:rsidRPr="002A7880" w:rsidRDefault="002A7880" w:rsidP="00302DEC">
      <w:pPr>
        <w:pStyle w:val="Heading2"/>
      </w:pPr>
      <w:bookmarkStart w:id="137" w:name="_Toc227762268"/>
      <w:r w:rsidRPr="002A7880">
        <w:rPr>
          <w:rFonts w:ascii="Times New Roman" w:hAnsi="Times New Roman" w:cs="Times New Roman"/>
          <w:bCs/>
        </w:rPr>
        <w:t>Data Minimization</w:t>
      </w:r>
      <w:bookmarkEnd w:id="137"/>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is designed to process only the data columns that are necessary for the analysis objective. When a user uploads a dataset containing personal identifiers (names, phone numbers, email addresses, national ID numbers), the system flags these columns at the ingestion stage and prompts the user to either exclude them from analysis or confirm that their inclusion is justified and consented. This aligns with the data minimization principle enshrined in GDPR and India's Digital Personal Data Protection Act 2023.</w:t>
      </w:r>
    </w:p>
    <w:p w:rsidR="002A7880" w:rsidRPr="002A7880" w:rsidRDefault="002A7880" w:rsidP="00302DEC">
      <w:pPr>
        <w:pStyle w:val="Heading2"/>
      </w:pPr>
      <w:bookmarkStart w:id="138" w:name="_Toc227762269"/>
      <w:r w:rsidRPr="002A7880">
        <w:rPr>
          <w:rFonts w:ascii="Times New Roman" w:hAnsi="Times New Roman" w:cs="Times New Roman"/>
          <w:bCs/>
        </w:rPr>
        <w:t>Anonymization and Pseudonymization</w:t>
      </w:r>
      <w:bookmarkEnd w:id="138"/>
    </w:p>
    <w:p w:rsidR="002A7880" w:rsidRPr="002A7880" w:rsidRDefault="002A7880" w:rsidP="002A7880">
      <w:pPr>
        <w:rPr>
          <w:rFonts w:ascii="Times New Roman" w:hAnsi="Times New Roman" w:cs="Times New Roman"/>
        </w:rPr>
      </w:pPr>
      <w:r w:rsidRPr="002A7880">
        <w:rPr>
          <w:rFonts w:ascii="Times New Roman" w:hAnsi="Times New Roman" w:cs="Times New Roman"/>
        </w:rPr>
        <w:t>For datasets containing personally identifiable information (PII), the system provides a built-in anonymization module. Names can be replaced with sequential identifiers (Customer_001, Customer_002), numerical identifiers can be hashed using SHA-256, and geographic data can be aggregated to regional level rather than retained as precise addresses. These transformations are applied before any analysis, ensuring that visualizations and narratives never expose individual-level personal data.</w:t>
      </w:r>
    </w:p>
    <w:p w:rsidR="002A7880" w:rsidRPr="002A7880" w:rsidRDefault="002A7880" w:rsidP="00302DEC">
      <w:pPr>
        <w:pStyle w:val="Heading2"/>
      </w:pPr>
      <w:bookmarkStart w:id="139" w:name="_Toc227762270"/>
      <w:r w:rsidRPr="002A7880">
        <w:rPr>
          <w:rFonts w:ascii="Times New Roman" w:hAnsi="Times New Roman" w:cs="Times New Roman"/>
          <w:bCs/>
        </w:rPr>
        <w:t>Algorithmic Fairness</w:t>
      </w:r>
      <w:bookmarkEnd w:id="139"/>
    </w:p>
    <w:p w:rsidR="002A7880" w:rsidRPr="002A7880" w:rsidRDefault="002A7880" w:rsidP="002A7880">
      <w:pPr>
        <w:rPr>
          <w:rFonts w:ascii="Times New Roman" w:hAnsi="Times New Roman" w:cs="Times New Roman"/>
        </w:rPr>
      </w:pPr>
      <w:r w:rsidRPr="002A7880">
        <w:rPr>
          <w:rFonts w:ascii="Times New Roman" w:hAnsi="Times New Roman" w:cs="Times New Roman"/>
        </w:rPr>
        <w:t>When the system performs segmentation or clustering analysis, it checks for demographic proxy variables - columns that may correlate strongly with protected characteristics such as gender, religion, or ethnicity (e.g., zip codes as proxies for race in some markets). Detected proxy variables are flagged in the analysis report, and the narrative includes a fairness caveat advising analysts to validate that insights derived from such columns do not lead to discriminatory business decisions.</w:t>
      </w:r>
    </w:p>
    <w:p w:rsidR="002A7880" w:rsidRPr="002A7880" w:rsidRDefault="002A7880" w:rsidP="00302DEC">
      <w:pPr>
        <w:pStyle w:val="Heading2"/>
      </w:pPr>
      <w:bookmarkStart w:id="140" w:name="_Toc227762271"/>
      <w:r w:rsidRPr="002A7880">
        <w:rPr>
          <w:rFonts w:ascii="Times New Roman" w:hAnsi="Times New Roman" w:cs="Times New Roman"/>
          <w:bCs/>
        </w:rPr>
        <w:t>Audit Trails and Accountability</w:t>
      </w:r>
      <w:bookmarkEnd w:id="140"/>
    </w:p>
    <w:p w:rsidR="002A7880" w:rsidRPr="002A7880" w:rsidRDefault="002A7880" w:rsidP="002A7880">
      <w:pPr>
        <w:rPr>
          <w:rFonts w:ascii="Times New Roman" w:hAnsi="Times New Roman" w:cs="Times New Roman"/>
        </w:rPr>
      </w:pPr>
      <w:r w:rsidRPr="002A7880">
        <w:rPr>
          <w:rFonts w:ascii="Times New Roman" w:hAnsi="Times New Roman" w:cs="Times New Roman"/>
        </w:rPr>
        <w:t>Every transformation applied to the data is recorded in a timestamped audit log. This log captures: who uploaded the data, when the pipeline was run, which transformations were applied, and what the before/after state of the data was. This audit trail is cryptographically hashed at generation time, making it tamper-evident. It provides accountability for all analytical decisions made by the system and supports data governance requirements in regulated industries such as banking and healthcare.</w:t>
      </w:r>
    </w:p>
    <w:p w:rsidR="002A7880" w:rsidRPr="002A7880" w:rsidRDefault="002A7880" w:rsidP="00302DEC">
      <w:pPr>
        <w:pStyle w:val="Heading2"/>
      </w:pPr>
      <w:bookmarkStart w:id="141" w:name="_Toc227762272"/>
      <w:r w:rsidRPr="002A7880">
        <w:rPr>
          <w:rFonts w:ascii="Times New Roman" w:hAnsi="Times New Roman" w:cs="Times New Roman"/>
          <w:bCs/>
        </w:rPr>
        <w:lastRenderedPageBreak/>
        <w:t>Transparency in Visualizations</w:t>
      </w:r>
      <w:bookmarkEnd w:id="141"/>
    </w:p>
    <w:p w:rsidR="002A7880" w:rsidRPr="002A7880" w:rsidRDefault="002A7880" w:rsidP="002A7880">
      <w:pPr>
        <w:rPr>
          <w:rFonts w:ascii="Times New Roman" w:hAnsi="Times New Roman" w:cs="Times New Roman"/>
        </w:rPr>
      </w:pPr>
      <w:r w:rsidRPr="002A7880">
        <w:rPr>
          <w:rFonts w:ascii="Times New Roman" w:hAnsi="Times New Roman" w:cs="Times New Roman"/>
        </w:rPr>
        <w:t>Misleading visualizations - such as truncated Y-axes, cherry-picked date ranges, or manipulated scales - are a form of data misrepresentation. The system enforces visualization honesty rules: Y-axes must start at zero unless the user explicitly overrides with documented justification, date ranges must cover the full dataset unless filtered by the user, and all sample sizes are shown on chart titles. These rules prevent inadvertent (or deliberate) distortion of insights.</w:t>
      </w:r>
    </w:p>
    <w:p w:rsidR="002A7880" w:rsidRPr="002A7880" w:rsidRDefault="002A7880" w:rsidP="00302DEC">
      <w:pPr>
        <w:pStyle w:val="Heading1"/>
      </w:pPr>
      <w:bookmarkStart w:id="142" w:name="_Toc227762273"/>
      <w:r w:rsidRPr="002A7880">
        <w:t>COLOUR THEORY IN DATA VISUALIZATION</w:t>
      </w:r>
      <w:bookmarkEnd w:id="142"/>
    </w:p>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Color</w:t>
      </w:r>
      <w:proofErr w:type="spellEnd"/>
      <w:r w:rsidRPr="002A7880">
        <w:rPr>
          <w:rFonts w:ascii="Times New Roman" w:hAnsi="Times New Roman" w:cs="Times New Roman"/>
        </w:rPr>
        <w:t xml:space="preserve"> is one of the most powerful and most misused tools in data visualization. When applied correctly, colour directs attention, encodes meaning, and improves comprehension. When applied carelessly, it creates confusion, introduces bias, and makes charts inaccessible to colour-blind users. This section documents the colour design principles embedded in the project's style configuration.</w:t>
      </w:r>
    </w:p>
    <w:p w:rsidR="002A7880" w:rsidRPr="002A7880" w:rsidRDefault="002A7880" w:rsidP="00302DEC">
      <w:pPr>
        <w:pStyle w:val="Heading2"/>
      </w:pPr>
      <w:bookmarkStart w:id="143" w:name="_Toc227762274"/>
      <w:r w:rsidRPr="002A7880">
        <w:rPr>
          <w:rFonts w:ascii="Times New Roman" w:hAnsi="Times New Roman" w:cs="Times New Roman"/>
          <w:bCs/>
        </w:rPr>
        <w:t>Sequential, Diverging, and Categorical Palettes</w:t>
      </w:r>
      <w:bookmarkEnd w:id="143"/>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automatically selects colour palettes based on the data type being visualized. Sequential palettes (single hue progressing from light to dark, e.g., light blue to dark blue) are used for ordered numerical data such as population density or revenue tiers. Diverging palettes (two contrasting hues meeting at a neutral midpoint, e.g., red-white-blue) are used for data that has a meaningful centre point, such as profit/loss or temperature anomalies. Categorical palettes (distinct, maximally separated colours) are used for unordered categories such as product types or regions.</w:t>
      </w:r>
    </w:p>
    <w:p w:rsidR="002A7880" w:rsidRPr="002A7880" w:rsidRDefault="002A7880" w:rsidP="00302DEC">
      <w:pPr>
        <w:pStyle w:val="Heading2"/>
      </w:pPr>
      <w:bookmarkStart w:id="144" w:name="_Toc227762275"/>
      <w:r w:rsidRPr="002A7880">
        <w:rPr>
          <w:rFonts w:ascii="Times New Roman" w:hAnsi="Times New Roman" w:cs="Times New Roman"/>
          <w:bCs/>
        </w:rPr>
        <w:t>Colour Accessibility</w:t>
      </w:r>
      <w:bookmarkEnd w:id="14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Approximately 8% of men and 0.5% of women have some form of colour vision deficiency. The most common form, deuteranopia (red-green blindness), affects how users perceive charts that use red and green together to indicate positive/negative values. The system's style configuration uses the </w:t>
      </w:r>
      <w:proofErr w:type="spellStart"/>
      <w:r w:rsidRPr="002A7880">
        <w:rPr>
          <w:rFonts w:ascii="Times New Roman" w:hAnsi="Times New Roman" w:cs="Times New Roman"/>
        </w:rPr>
        <w:t>ColorBrewer</w:t>
      </w:r>
      <w:proofErr w:type="spellEnd"/>
      <w:r w:rsidRPr="002A7880">
        <w:rPr>
          <w:rFonts w:ascii="Times New Roman" w:hAnsi="Times New Roman" w:cs="Times New Roman"/>
        </w:rPr>
        <w:t xml:space="preserve"> accessibility-certified palette library, which has been validated for colour-blind users. All chart colour selections are automatically tested using a deuteranopia simulation algorithm, and non-compliant choices are replaced with accessible alternatives.</w:t>
      </w:r>
    </w:p>
    <w:p w:rsidR="002A7880" w:rsidRPr="002A7880" w:rsidRDefault="002A7880" w:rsidP="00302DEC">
      <w:pPr>
        <w:pStyle w:val="Heading2"/>
      </w:pPr>
      <w:bookmarkStart w:id="145" w:name="_Toc227762276"/>
      <w:r w:rsidRPr="002A7880">
        <w:rPr>
          <w:rFonts w:ascii="Times New Roman" w:hAnsi="Times New Roman" w:cs="Times New Roman"/>
          <w:bCs/>
        </w:rPr>
        <w:t>Semantic Colour Conventions</w:t>
      </w:r>
      <w:bookmarkEnd w:id="145"/>
    </w:p>
    <w:p w:rsidR="002A7880" w:rsidRPr="002A7880" w:rsidRDefault="002A7880" w:rsidP="002A7880">
      <w:pPr>
        <w:rPr>
          <w:rFonts w:ascii="Times New Roman" w:hAnsi="Times New Roman" w:cs="Times New Roman"/>
        </w:rPr>
      </w:pPr>
      <w:r w:rsidRPr="002A7880">
        <w:rPr>
          <w:rFonts w:ascii="Times New Roman" w:hAnsi="Times New Roman" w:cs="Times New Roman"/>
        </w:rPr>
        <w:t>Colour semantics - the cultural associations attached to colours - vary by context. In financial charts, red conventionally signals negative values (losses, declines) while green signals positive values (profits, growth). In temperature charts, blue signals cold and red signals heat. The system maintains a semantic colour dictionary that maps domain types to appropriate conventions, ensuring that charts in financial reports use the finance palette while charts in environmental reports use the temperature/ecological palette.</w:t>
      </w:r>
    </w:p>
    <w:p w:rsidR="002A7880" w:rsidRPr="002A7880" w:rsidRDefault="002A7880" w:rsidP="00302DEC">
      <w:pPr>
        <w:pStyle w:val="Heading2"/>
      </w:pPr>
      <w:bookmarkStart w:id="146" w:name="_Toc227762277"/>
      <w:r w:rsidRPr="002A7880">
        <w:rPr>
          <w:rFonts w:ascii="Times New Roman" w:hAnsi="Times New Roman" w:cs="Times New Roman"/>
          <w:bCs/>
        </w:rPr>
        <w:lastRenderedPageBreak/>
        <w:t>Background and Contrast Ratios</w:t>
      </w:r>
      <w:bookmarkEnd w:id="146"/>
    </w:p>
    <w:p w:rsidR="002A7880" w:rsidRPr="002A7880" w:rsidRDefault="002A7880" w:rsidP="002A7880">
      <w:pPr>
        <w:rPr>
          <w:rFonts w:ascii="Times New Roman" w:hAnsi="Times New Roman" w:cs="Times New Roman"/>
        </w:rPr>
      </w:pPr>
      <w:r w:rsidRPr="002A7880">
        <w:rPr>
          <w:rFonts w:ascii="Times New Roman" w:hAnsi="Times New Roman" w:cs="Times New Roman"/>
        </w:rPr>
        <w:t>The Web Content Accessibility Guidelines (WCAG 2.1) require a minimum contrast ratio of 4.5:1 for normal text and 3:1 for large text against their background colour. All text elements in system-generated charts are automatically validated against these contrast ratios. Chart backgrounds use a white (#FFFFFF) or light grey (#F5F5F5) base, ensuring that dark-</w:t>
      </w:r>
      <w:proofErr w:type="spellStart"/>
      <w:r w:rsidRPr="002A7880">
        <w:rPr>
          <w:rFonts w:ascii="Times New Roman" w:hAnsi="Times New Roman" w:cs="Times New Roman"/>
        </w:rPr>
        <w:t>colored</w:t>
      </w:r>
      <w:proofErr w:type="spellEnd"/>
      <w:r w:rsidRPr="002A7880">
        <w:rPr>
          <w:rFonts w:ascii="Times New Roman" w:hAnsi="Times New Roman" w:cs="Times New Roman"/>
        </w:rPr>
        <w:t xml:space="preserve"> data marks and labels are always clearly legible. Export rendering tests confirm that charts remain legible when printed in greyscale.</w:t>
      </w:r>
    </w:p>
    <w:p w:rsidR="002A7880" w:rsidRPr="002A7880" w:rsidRDefault="002A7880" w:rsidP="00302DEC">
      <w:pPr>
        <w:pStyle w:val="Heading1"/>
      </w:pPr>
      <w:bookmarkStart w:id="147" w:name="_Toc227762278"/>
      <w:r w:rsidRPr="002A7880">
        <w:t>VERSION CONTROL AND REPRODUCIBILITY</w:t>
      </w:r>
      <w:bookmarkEnd w:id="147"/>
    </w:p>
    <w:p w:rsidR="002A7880" w:rsidRPr="002A7880" w:rsidRDefault="002A7880" w:rsidP="002A7880">
      <w:pPr>
        <w:rPr>
          <w:rFonts w:ascii="Times New Roman" w:hAnsi="Times New Roman" w:cs="Times New Roman"/>
        </w:rPr>
      </w:pPr>
      <w:r w:rsidRPr="002A7880">
        <w:rPr>
          <w:rFonts w:ascii="Times New Roman" w:hAnsi="Times New Roman" w:cs="Times New Roman"/>
        </w:rPr>
        <w:t>In data science projects, reproducibility - the ability to regenerate identical results from the same inputs - is as important as correctness. A result that cannot be reproduced cannot be trusted. This section describes the version control and reproducibility practices adopted throughout this project.</w:t>
      </w:r>
    </w:p>
    <w:p w:rsidR="002A7880" w:rsidRPr="002A7880" w:rsidRDefault="002A7880" w:rsidP="00302DEC">
      <w:pPr>
        <w:pStyle w:val="Heading2"/>
      </w:pPr>
      <w:bookmarkStart w:id="148" w:name="_Toc227762279"/>
      <w:r w:rsidRPr="002A7880">
        <w:rPr>
          <w:rFonts w:ascii="Times New Roman" w:hAnsi="Times New Roman" w:cs="Times New Roman"/>
          <w:bCs/>
        </w:rPr>
        <w:t>Git Repository Structure</w:t>
      </w:r>
      <w:bookmarkEnd w:id="14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project is maintained in a Git repository with a standardized directory structure. The root contains configuration files (requirements.txt, </w:t>
      </w:r>
      <w:proofErr w:type="spellStart"/>
      <w:r w:rsidRPr="002A7880">
        <w:rPr>
          <w:rFonts w:ascii="Times New Roman" w:hAnsi="Times New Roman" w:cs="Times New Roman"/>
        </w:rPr>
        <w:t>config.yaml</w:t>
      </w:r>
      <w:proofErr w:type="spellEnd"/>
      <w:r w:rsidRPr="002A7880">
        <w:rPr>
          <w:rFonts w:ascii="Times New Roman" w:hAnsi="Times New Roman" w:cs="Times New Roman"/>
        </w:rPr>
        <w:t>, .</w:t>
      </w:r>
      <w:proofErr w:type="spellStart"/>
      <w:r w:rsidRPr="002A7880">
        <w:rPr>
          <w:rFonts w:ascii="Times New Roman" w:hAnsi="Times New Roman" w:cs="Times New Roman"/>
        </w:rPr>
        <w:t>gitignore</w:t>
      </w:r>
      <w:proofErr w:type="spellEnd"/>
      <w:r w:rsidRPr="002A7880">
        <w:rPr>
          <w:rFonts w:ascii="Times New Roman" w:hAnsi="Times New Roman" w:cs="Times New Roman"/>
        </w:rPr>
        <w:t xml:space="preserve">). Source code is organized under </w:t>
      </w:r>
      <w:proofErr w:type="spellStart"/>
      <w:r w:rsidRPr="002A7880">
        <w:rPr>
          <w:rFonts w:ascii="Times New Roman" w:hAnsi="Times New Roman" w:cs="Times New Roman"/>
        </w:rPr>
        <w:t>src</w:t>
      </w:r>
      <w:proofErr w:type="spellEnd"/>
      <w:r w:rsidRPr="002A7880">
        <w:rPr>
          <w:rFonts w:ascii="Times New Roman" w:hAnsi="Times New Roman" w:cs="Times New Roman"/>
        </w:rPr>
        <w:t xml:space="preserve">/ with subdirectories for each pipeline module. Tests are in tests/ mirroring the </w:t>
      </w:r>
      <w:proofErr w:type="spellStart"/>
      <w:r w:rsidRPr="002A7880">
        <w:rPr>
          <w:rFonts w:ascii="Times New Roman" w:hAnsi="Times New Roman" w:cs="Times New Roman"/>
        </w:rPr>
        <w:t>src</w:t>
      </w:r>
      <w:proofErr w:type="spellEnd"/>
      <w:r w:rsidRPr="002A7880">
        <w:rPr>
          <w:rFonts w:ascii="Times New Roman" w:hAnsi="Times New Roman" w:cs="Times New Roman"/>
        </w:rPr>
        <w:t>/ structure. Sample datasets for testing are in data/samples/ and are committed to the repository (full production datasets are excluded via .</w:t>
      </w:r>
      <w:proofErr w:type="spellStart"/>
      <w:r w:rsidRPr="002A7880">
        <w:rPr>
          <w:rFonts w:ascii="Times New Roman" w:hAnsi="Times New Roman" w:cs="Times New Roman"/>
        </w:rPr>
        <w:t>gitignore</w:t>
      </w:r>
      <w:proofErr w:type="spellEnd"/>
      <w:r w:rsidRPr="002A7880">
        <w:rPr>
          <w:rFonts w:ascii="Times New Roman" w:hAnsi="Times New Roman" w:cs="Times New Roman"/>
        </w:rPr>
        <w:t xml:space="preserve"> for privacy reasons). Generated outputs are never committed - only the code that produces them.</w:t>
      </w:r>
    </w:p>
    <w:p w:rsidR="002A7880" w:rsidRPr="002A7880" w:rsidRDefault="002A7880" w:rsidP="00302DEC">
      <w:pPr>
        <w:pStyle w:val="Heading2"/>
      </w:pPr>
      <w:bookmarkStart w:id="149" w:name="_Toc227762280"/>
      <w:r w:rsidRPr="002A7880">
        <w:rPr>
          <w:rFonts w:ascii="Times New Roman" w:hAnsi="Times New Roman" w:cs="Times New Roman"/>
          <w:bCs/>
        </w:rPr>
        <w:t>Dependency Pinning</w:t>
      </w:r>
      <w:bookmarkEnd w:id="149"/>
    </w:p>
    <w:p w:rsidR="002A7880" w:rsidRPr="002A7880" w:rsidRDefault="002A7880" w:rsidP="002A7880">
      <w:pPr>
        <w:rPr>
          <w:rFonts w:ascii="Times New Roman" w:hAnsi="Times New Roman" w:cs="Times New Roman"/>
        </w:rPr>
      </w:pPr>
      <w:r w:rsidRPr="002A7880">
        <w:rPr>
          <w:rFonts w:ascii="Times New Roman" w:hAnsi="Times New Roman" w:cs="Times New Roman"/>
        </w:rPr>
        <w:t>The requirements.txt file specifies exact version numbers for all Python dependencies (e.g., pandas==2.1.4 rather than pandas&gt;=2.0). This ensures that the project behaves identically regardless of when it is installed. A separate requirements-dev.txt contains development-only dependencies (</w:t>
      </w:r>
      <w:proofErr w:type="spellStart"/>
      <w:r w:rsidRPr="002A7880">
        <w:rPr>
          <w:rFonts w:ascii="Times New Roman" w:hAnsi="Times New Roman" w:cs="Times New Roman"/>
        </w:rPr>
        <w:t>pytest</w:t>
      </w:r>
      <w:proofErr w:type="spellEnd"/>
      <w:r w:rsidRPr="002A7880">
        <w:rPr>
          <w:rFonts w:ascii="Times New Roman" w:hAnsi="Times New Roman" w:cs="Times New Roman"/>
        </w:rPr>
        <w:t xml:space="preserve">, black, flake8) that are not needed in production. The project also provides a </w:t>
      </w:r>
      <w:proofErr w:type="spellStart"/>
      <w:r w:rsidRPr="002A7880">
        <w:rPr>
          <w:rFonts w:ascii="Times New Roman" w:hAnsi="Times New Roman" w:cs="Times New Roman"/>
        </w:rPr>
        <w:t>Dockerfile</w:t>
      </w:r>
      <w:proofErr w:type="spellEnd"/>
      <w:r w:rsidRPr="002A7880">
        <w:rPr>
          <w:rFonts w:ascii="Times New Roman" w:hAnsi="Times New Roman" w:cs="Times New Roman"/>
        </w:rPr>
        <w:t xml:space="preserve"> that builds a fully reproducible container environment, eliminating 'works on my machine' problems entirely.</w:t>
      </w:r>
    </w:p>
    <w:p w:rsidR="002A7880" w:rsidRPr="002A7880" w:rsidRDefault="002A7880" w:rsidP="00302DEC">
      <w:pPr>
        <w:pStyle w:val="Heading2"/>
      </w:pPr>
      <w:bookmarkStart w:id="150" w:name="_Toc227762281"/>
      <w:r w:rsidRPr="002A7880">
        <w:rPr>
          <w:rFonts w:ascii="Times New Roman" w:hAnsi="Times New Roman" w:cs="Times New Roman"/>
          <w:bCs/>
        </w:rPr>
        <w:t>Random Seed Management</w:t>
      </w:r>
      <w:bookmarkEnd w:id="15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Any analysis step involving randomness - such as train/test splits, random sampling for large datasets, or stochastic optimization - uses a fixed random seed (default: 42, configurable in </w:t>
      </w:r>
      <w:proofErr w:type="spellStart"/>
      <w:r w:rsidRPr="002A7880">
        <w:rPr>
          <w:rFonts w:ascii="Times New Roman" w:hAnsi="Times New Roman" w:cs="Times New Roman"/>
        </w:rPr>
        <w:t>config.yaml</w:t>
      </w:r>
      <w:proofErr w:type="spellEnd"/>
      <w:r w:rsidRPr="002A7880">
        <w:rPr>
          <w:rFonts w:ascii="Times New Roman" w:hAnsi="Times New Roman" w:cs="Times New Roman"/>
        </w:rPr>
        <w:t>). The seed value is recorded in the audit log and embedded in the report metadata, allowing any result to be exactly reproduced by running the pipeline with the same seed on the same input data.</w:t>
      </w:r>
    </w:p>
    <w:p w:rsidR="002A7880" w:rsidRPr="002A7880" w:rsidRDefault="002A7880" w:rsidP="00302DEC">
      <w:pPr>
        <w:pStyle w:val="Heading2"/>
      </w:pPr>
      <w:bookmarkStart w:id="151" w:name="_Toc227762282"/>
      <w:r w:rsidRPr="002A7880">
        <w:rPr>
          <w:rFonts w:ascii="Times New Roman" w:hAnsi="Times New Roman" w:cs="Times New Roman"/>
          <w:bCs/>
        </w:rPr>
        <w:t>Dataset Fingerprinting</w:t>
      </w:r>
      <w:bookmarkEnd w:id="15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To detect accidental data drift between pipeline runs, the system computes an MD5 fingerprint of the input dataset at ingestion time. This fingerprint is stored in the audit log. If the pipeline is re-run on a dataset with the same filename but a different fingerprint, a </w:t>
      </w:r>
      <w:r w:rsidRPr="002A7880">
        <w:rPr>
          <w:rFonts w:ascii="Times New Roman" w:hAnsi="Times New Roman" w:cs="Times New Roman"/>
        </w:rPr>
        <w:lastRenderedPageBreak/>
        <w:t>warning is raised. This prevents the silent introduction of updated data being mistakenly compared with results from an earlier dataset version.</w:t>
      </w:r>
    </w:p>
    <w:p w:rsidR="002A7880" w:rsidRPr="002A7880" w:rsidRDefault="002A7880" w:rsidP="00302DEC">
      <w:pPr>
        <w:pStyle w:val="Heading2"/>
      </w:pPr>
      <w:bookmarkStart w:id="152" w:name="_Toc227762283"/>
      <w:r w:rsidRPr="002A7880">
        <w:rPr>
          <w:rFonts w:ascii="Times New Roman" w:hAnsi="Times New Roman" w:cs="Times New Roman"/>
          <w:bCs/>
        </w:rPr>
        <w:t>Report Versioning</w:t>
      </w:r>
      <w:bookmarkEnd w:id="152"/>
    </w:p>
    <w:p w:rsidR="002A7880" w:rsidRPr="002A7880" w:rsidRDefault="002A7880" w:rsidP="002A7880">
      <w:pPr>
        <w:rPr>
          <w:rFonts w:ascii="Times New Roman" w:hAnsi="Times New Roman" w:cs="Times New Roman"/>
        </w:rPr>
      </w:pPr>
      <w:r w:rsidRPr="002A7880">
        <w:rPr>
          <w:rFonts w:ascii="Times New Roman" w:hAnsi="Times New Roman" w:cs="Times New Roman"/>
        </w:rPr>
        <w:t>Generated reports are automatically named with a timestamp suffix (e.g., retail_report_20250415_143022.pdf). A report registry JSON file tracks all generated reports, their input dataset fingerprints, configuration parameters, and generation timestamps. This registry allows analysts to trace any historical report back to the exact dataset and configuration that produced it - a critical capability for compliance and audit purposes.</w:t>
      </w:r>
    </w:p>
    <w:p w:rsidR="002A7880" w:rsidRPr="002A7880" w:rsidRDefault="002A7880" w:rsidP="00302DEC">
      <w:pPr>
        <w:pStyle w:val="Heading2"/>
      </w:pPr>
      <w:bookmarkStart w:id="153" w:name="_Toc227762284"/>
      <w:r w:rsidRPr="002A7880">
        <w:rPr>
          <w:rFonts w:ascii="Times New Roman" w:hAnsi="Times New Roman" w:cs="Times New Roman"/>
          <w:bCs/>
        </w:rPr>
        <w:t>PERFORMANCE OPTIMIZATION</w:t>
      </w:r>
      <w:bookmarkEnd w:id="153"/>
    </w:p>
    <w:p w:rsidR="002A7880" w:rsidRPr="002A7880" w:rsidRDefault="002A7880" w:rsidP="002A7880">
      <w:pPr>
        <w:rPr>
          <w:rFonts w:ascii="Times New Roman" w:hAnsi="Times New Roman" w:cs="Times New Roman"/>
        </w:rPr>
      </w:pPr>
      <w:r w:rsidRPr="002A7880">
        <w:rPr>
          <w:rFonts w:ascii="Times New Roman" w:hAnsi="Times New Roman" w:cs="Times New Roman"/>
        </w:rPr>
        <w:t>As datasets grow in size, the naive implementation of an analytics pipeline quickly becomes a bottleneck. This section documents the performance optimization techniques applied to ensure that the system remains responsive as data volume scales from thousands to millions of rows.</w:t>
      </w:r>
    </w:p>
    <w:p w:rsidR="002A7880" w:rsidRPr="002A7880" w:rsidRDefault="002A7880" w:rsidP="00302DEC">
      <w:pPr>
        <w:pStyle w:val="Heading2"/>
      </w:pPr>
      <w:bookmarkStart w:id="154" w:name="_Toc227762285"/>
      <w:r w:rsidRPr="002A7880">
        <w:rPr>
          <w:rFonts w:ascii="Times New Roman" w:hAnsi="Times New Roman" w:cs="Times New Roman"/>
          <w:bCs/>
        </w:rPr>
        <w:t>Chunked Reading for Large Files</w:t>
      </w:r>
      <w:bookmarkEnd w:id="15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Pandas' </w:t>
      </w:r>
      <w:proofErr w:type="spellStart"/>
      <w:r w:rsidRPr="002A7880">
        <w:rPr>
          <w:rFonts w:ascii="Times New Roman" w:hAnsi="Times New Roman" w:cs="Times New Roman"/>
        </w:rPr>
        <w:t>read_</w:t>
      </w:r>
      <w:proofErr w:type="gramStart"/>
      <w:r w:rsidRPr="002A7880">
        <w:rPr>
          <w:rFonts w:ascii="Times New Roman" w:hAnsi="Times New Roman" w:cs="Times New Roman"/>
        </w:rPr>
        <w:t>csv</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function supports a </w:t>
      </w:r>
      <w:proofErr w:type="spellStart"/>
      <w:r w:rsidRPr="002A7880">
        <w:rPr>
          <w:rFonts w:ascii="Times New Roman" w:hAnsi="Times New Roman" w:cs="Times New Roman"/>
        </w:rPr>
        <w:t>chunksize</w:t>
      </w:r>
      <w:proofErr w:type="spellEnd"/>
      <w:r w:rsidRPr="002A7880">
        <w:rPr>
          <w:rFonts w:ascii="Times New Roman" w:hAnsi="Times New Roman" w:cs="Times New Roman"/>
        </w:rPr>
        <w:t xml:space="preserve"> parameter that reads the file in manageable pieces rather than loading it entirely into memory. For datasets exceeding 100MB, the system automatically switches to chunked reading. Aggregations (sum, mean, count) are performed incrementally across chunks and combined at the end using the merge-reduce pattern. This allows the system to process datasets several times larger than available RAM.</w:t>
      </w:r>
    </w:p>
    <w:p w:rsidR="002A7880" w:rsidRPr="002A7880" w:rsidRDefault="002A7880" w:rsidP="00302DEC">
      <w:pPr>
        <w:pStyle w:val="Heading2"/>
      </w:pPr>
      <w:bookmarkStart w:id="155" w:name="_Toc227762286"/>
      <w:r w:rsidRPr="002A7880">
        <w:rPr>
          <w:rFonts w:ascii="Times New Roman" w:hAnsi="Times New Roman" w:cs="Times New Roman"/>
          <w:bCs/>
        </w:rPr>
        <w:t>Vectorized Operations</w:t>
      </w:r>
      <w:bookmarkEnd w:id="15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Python loops over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rows are approximately </w:t>
      </w:r>
      <w:proofErr w:type="gramStart"/>
      <w:r w:rsidRPr="002A7880">
        <w:rPr>
          <w:rFonts w:ascii="Times New Roman" w:hAnsi="Times New Roman" w:cs="Times New Roman"/>
        </w:rPr>
        <w:t>100x</w:t>
      </w:r>
      <w:proofErr w:type="gramEnd"/>
      <w:r w:rsidRPr="002A7880">
        <w:rPr>
          <w:rFonts w:ascii="Times New Roman" w:hAnsi="Times New Roman" w:cs="Times New Roman"/>
        </w:rPr>
        <w:t xml:space="preserve"> slower than vectorized Pandas operations on the same data. The system's cleaning and analysis modules are written entirely using vectorized operations - applying transformations to entire Series or </w:t>
      </w:r>
      <w:proofErr w:type="spellStart"/>
      <w:r w:rsidRPr="002A7880">
        <w:rPr>
          <w:rFonts w:ascii="Times New Roman" w:hAnsi="Times New Roman" w:cs="Times New Roman"/>
        </w:rPr>
        <w:t>DataFrame</w:t>
      </w:r>
      <w:proofErr w:type="spellEnd"/>
      <w:r w:rsidRPr="002A7880">
        <w:rPr>
          <w:rFonts w:ascii="Times New Roman" w:hAnsi="Times New Roman" w:cs="Times New Roman"/>
        </w:rPr>
        <w:t xml:space="preserve"> objects at once rather than row-by-row. Where complex conditional logic is needed, </w:t>
      </w:r>
      <w:proofErr w:type="spellStart"/>
      <w:proofErr w:type="gramStart"/>
      <w:r w:rsidRPr="002A7880">
        <w:rPr>
          <w:rFonts w:ascii="Times New Roman" w:hAnsi="Times New Roman" w:cs="Times New Roman"/>
        </w:rPr>
        <w:t>numpy.where</w:t>
      </w:r>
      <w:proofErr w:type="spellEnd"/>
      <w:r w:rsidRPr="002A7880">
        <w:rPr>
          <w:rFonts w:ascii="Times New Roman" w:hAnsi="Times New Roman" w:cs="Times New Roman"/>
        </w:rPr>
        <w:t>(</w:t>
      </w:r>
      <w:proofErr w:type="gramEnd"/>
      <w:r w:rsidRPr="002A7880">
        <w:rPr>
          <w:rFonts w:ascii="Times New Roman" w:hAnsi="Times New Roman" w:cs="Times New Roman"/>
        </w:rPr>
        <w:t xml:space="preserve">) and </w:t>
      </w:r>
      <w:proofErr w:type="spellStart"/>
      <w:r w:rsidRPr="002A7880">
        <w:rPr>
          <w:rFonts w:ascii="Times New Roman" w:hAnsi="Times New Roman" w:cs="Times New Roman"/>
        </w:rPr>
        <w:t>numpy.select</w:t>
      </w:r>
      <w:proofErr w:type="spellEnd"/>
      <w:r w:rsidRPr="002A7880">
        <w:rPr>
          <w:rFonts w:ascii="Times New Roman" w:hAnsi="Times New Roman" w:cs="Times New Roman"/>
        </w:rPr>
        <w:t>() are used in preference to apply() with lambda functions, yielding an additional 5-10x speed improvement.</w:t>
      </w:r>
    </w:p>
    <w:p w:rsidR="002A7880" w:rsidRPr="002A7880" w:rsidRDefault="002A7880" w:rsidP="00302DEC">
      <w:pPr>
        <w:pStyle w:val="Heading2"/>
      </w:pPr>
      <w:bookmarkStart w:id="156" w:name="_Toc227762287"/>
      <w:r w:rsidRPr="002A7880">
        <w:rPr>
          <w:rFonts w:ascii="Times New Roman" w:hAnsi="Times New Roman" w:cs="Times New Roman"/>
          <w:bCs/>
        </w:rPr>
        <w:t xml:space="preserve">Lazy Evaluation with </w:t>
      </w:r>
      <w:proofErr w:type="spellStart"/>
      <w:r w:rsidRPr="002A7880">
        <w:rPr>
          <w:rFonts w:ascii="Times New Roman" w:hAnsi="Times New Roman" w:cs="Times New Roman"/>
          <w:bCs/>
        </w:rPr>
        <w:t>Dask</w:t>
      </w:r>
      <w:bookmarkEnd w:id="156"/>
      <w:proofErr w:type="spellEnd"/>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For datasets exceeding 1 million rows, the system optionally switches from Pandas to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 a parallel computing library that provides a Pandas-compatible API but distributes computation across multiple CPU cores.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uses lazy evaluation, building a computation graph without executing it, then executing the entire graph in the most efficient order when results are explicitly requested. On an 8-core machine,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reduces processing time for a 1-million-row dataset by approximately 6x compared to single-threaded Pandas.</w:t>
      </w:r>
    </w:p>
    <w:p w:rsidR="002A7880" w:rsidRPr="002A7880" w:rsidRDefault="002A7880" w:rsidP="00302DEC">
      <w:pPr>
        <w:pStyle w:val="Heading2"/>
      </w:pPr>
      <w:bookmarkStart w:id="157" w:name="_Toc227762288"/>
      <w:r w:rsidRPr="002A7880">
        <w:rPr>
          <w:rFonts w:ascii="Times New Roman" w:hAnsi="Times New Roman" w:cs="Times New Roman"/>
          <w:bCs/>
        </w:rPr>
        <w:t>Chart Rendering Optimization</w:t>
      </w:r>
      <w:bookmarkEnd w:id="15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Matplotlib's default renderer (Agg) is used for non-interactive chart generation. For scatter plots with more than 10,000 data points, the system uses </w:t>
      </w:r>
      <w:proofErr w:type="spellStart"/>
      <w:r w:rsidRPr="002A7880">
        <w:rPr>
          <w:rFonts w:ascii="Times New Roman" w:hAnsi="Times New Roman" w:cs="Times New Roman"/>
        </w:rPr>
        <w:t>datashader</w:t>
      </w:r>
      <w:proofErr w:type="spellEnd"/>
      <w:r w:rsidRPr="002A7880">
        <w:rPr>
          <w:rFonts w:ascii="Times New Roman" w:hAnsi="Times New Roman" w:cs="Times New Roman"/>
        </w:rPr>
        <w:t xml:space="preserve"> - a library that aggregates points into a 2D grid before rendering, producing pixel-perfect visualizations without the </w:t>
      </w:r>
      <w:r w:rsidRPr="002A7880">
        <w:rPr>
          <w:rFonts w:ascii="Times New Roman" w:hAnsi="Times New Roman" w:cs="Times New Roman"/>
        </w:rPr>
        <w:lastRenderedPageBreak/>
        <w:t xml:space="preserve">performance overhead of rendering individual points. Chart image files are compressed to PNG format with optimized bit depth (8-bit for charts with fewer than 256 </w:t>
      </w:r>
      <w:proofErr w:type="spellStart"/>
      <w:r w:rsidRPr="002A7880">
        <w:rPr>
          <w:rFonts w:ascii="Times New Roman" w:hAnsi="Times New Roman" w:cs="Times New Roman"/>
        </w:rPr>
        <w:t>colors</w:t>
      </w:r>
      <w:proofErr w:type="spellEnd"/>
      <w:r w:rsidRPr="002A7880">
        <w:rPr>
          <w:rFonts w:ascii="Times New Roman" w:hAnsi="Times New Roman" w:cs="Times New Roman"/>
        </w:rPr>
        <w:t>, 24-bit otherwise) using the Pillow library's optimization pipeline.</w:t>
      </w:r>
    </w:p>
    <w:p w:rsidR="002A7880" w:rsidRPr="002A7880" w:rsidRDefault="002A7880" w:rsidP="00302DEC">
      <w:pPr>
        <w:pStyle w:val="Heading2"/>
      </w:pPr>
      <w:bookmarkStart w:id="158" w:name="_Toc227762289"/>
      <w:r w:rsidRPr="002A7880">
        <w:rPr>
          <w:rFonts w:ascii="Times New Roman" w:hAnsi="Times New Roman" w:cs="Times New Roman"/>
          <w:bCs/>
        </w:rPr>
        <w:t>Caching Analysis Results</w:t>
      </w:r>
      <w:bookmarkEnd w:id="158"/>
    </w:p>
    <w:p w:rsidR="002A7880" w:rsidRPr="002A7880" w:rsidRDefault="002A7880" w:rsidP="002A7880">
      <w:pPr>
        <w:rPr>
          <w:rFonts w:ascii="Times New Roman" w:hAnsi="Times New Roman" w:cs="Times New Roman"/>
        </w:rPr>
      </w:pPr>
      <w:r w:rsidRPr="002A7880">
        <w:rPr>
          <w:rFonts w:ascii="Times New Roman" w:hAnsi="Times New Roman" w:cs="Times New Roman"/>
        </w:rPr>
        <w:t>Analysis results are cached to disk as JSON files keyed by the dataset fingerprint and configuration hash. If the pipeline is re-run with the same inputs and configuration, the cached analysis results are loaded directly - skipping the computationally expensive analysis stage. Cache invalidation is automatic: any change to the input data (detected via fingerprint) or configuration (detected via config hash) triggers a fresh analysis run. This reduces turnaround time for iterative report refinement from minutes to seconds.</w:t>
      </w:r>
    </w:p>
    <w:p w:rsidR="002A7880" w:rsidRPr="002A7880" w:rsidRDefault="002A7880" w:rsidP="00302DEC">
      <w:pPr>
        <w:pStyle w:val="Heading2"/>
      </w:pPr>
      <w:bookmarkStart w:id="159" w:name="_Toc227762290"/>
      <w:r w:rsidRPr="002A7880">
        <w:rPr>
          <w:rFonts w:ascii="Times New Roman" w:hAnsi="Times New Roman" w:cs="Times New Roman"/>
          <w:bCs/>
        </w:rPr>
        <w:t>COMPARATIVE ANALYSIS - VISUALIZATION TOOLS</w:t>
      </w:r>
      <w:bookmarkEnd w:id="159"/>
    </w:p>
    <w:p w:rsidR="002A7880" w:rsidRPr="002A7880" w:rsidRDefault="002A7880" w:rsidP="002A7880">
      <w:pPr>
        <w:rPr>
          <w:rFonts w:ascii="Times New Roman" w:hAnsi="Times New Roman" w:cs="Times New Roman"/>
        </w:rPr>
      </w:pPr>
      <w:r w:rsidRPr="002A7880">
        <w:rPr>
          <w:rFonts w:ascii="Times New Roman" w:hAnsi="Times New Roman" w:cs="Times New Roman"/>
        </w:rPr>
        <w:t>To contextualize the contribution of this project, a detailed comparative analysis of leading visualization tools was conducted. The comparison evaluates each tool across ten criteria relevant to the project's goals.</w:t>
      </w:r>
    </w:p>
    <w:p w:rsidR="00341B48" w:rsidRDefault="00341B48" w:rsidP="00341B48">
      <w:pPr>
        <w:pStyle w:val="Caption"/>
        <w:keepNext/>
      </w:pPr>
      <w:bookmarkStart w:id="160" w:name="_Toc227760266"/>
      <w:r>
        <w:t xml:space="preserve">Table </w:t>
      </w:r>
      <w:fldSimple w:instr=" SEQ Table \* ARABIC ">
        <w:r>
          <w:rPr>
            <w:noProof/>
          </w:rPr>
          <w:t>1</w:t>
        </w:r>
        <w:bookmarkEnd w:id="160"/>
      </w:fldSimple>
    </w:p>
    <w:tbl>
      <w:tblPr>
        <w:tblW w:w="0" w:type="auto"/>
        <w:tblCellSpacing w:w="15" w:type="dxa"/>
        <w:tblCellMar>
          <w:top w:w="15" w:type="dxa"/>
          <w:left w:w="15" w:type="dxa"/>
          <w:bottom w:w="15" w:type="dxa"/>
          <w:right w:w="15" w:type="dxa"/>
        </w:tblCellMar>
        <w:tblLook w:val="04A0"/>
      </w:tblPr>
      <w:tblGrid>
        <w:gridCol w:w="1802"/>
        <w:gridCol w:w="1616"/>
        <w:gridCol w:w="1069"/>
        <w:gridCol w:w="1278"/>
        <w:gridCol w:w="874"/>
        <w:gridCol w:w="1018"/>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161" w:name="_Toc227762291"/>
            <w:r w:rsidRPr="002A7880">
              <w:rPr>
                <w:rFonts w:ascii="Times New Roman" w:hAnsi="Times New Roman" w:cs="Times New Roman"/>
                <w:bCs/>
              </w:rPr>
              <w:t>Criteria</w:t>
            </w:r>
            <w:bookmarkEnd w:id="161"/>
          </w:p>
        </w:tc>
        <w:tc>
          <w:tcPr>
            <w:tcW w:w="0" w:type="auto"/>
            <w:vAlign w:val="center"/>
            <w:hideMark/>
          </w:tcPr>
          <w:p w:rsidR="002A7880" w:rsidRPr="002A7880" w:rsidRDefault="002A7880" w:rsidP="00302DEC">
            <w:pPr>
              <w:pStyle w:val="Heading2"/>
            </w:pPr>
            <w:bookmarkStart w:id="162" w:name="_Toc227762292"/>
            <w:r w:rsidRPr="002A7880">
              <w:rPr>
                <w:rFonts w:ascii="Times New Roman" w:hAnsi="Times New Roman" w:cs="Times New Roman"/>
                <w:bCs/>
              </w:rPr>
              <w:t>This Project</w:t>
            </w:r>
            <w:bookmarkEnd w:id="162"/>
          </w:p>
        </w:tc>
        <w:tc>
          <w:tcPr>
            <w:tcW w:w="0" w:type="auto"/>
            <w:vAlign w:val="center"/>
            <w:hideMark/>
          </w:tcPr>
          <w:p w:rsidR="002A7880" w:rsidRPr="002A7880" w:rsidRDefault="002A7880" w:rsidP="00302DEC">
            <w:pPr>
              <w:pStyle w:val="Heading2"/>
            </w:pPr>
            <w:bookmarkStart w:id="163" w:name="_Toc227762293"/>
            <w:r w:rsidRPr="002A7880">
              <w:rPr>
                <w:rFonts w:ascii="Times New Roman" w:hAnsi="Times New Roman" w:cs="Times New Roman"/>
                <w:bCs/>
              </w:rPr>
              <w:t>Tableau</w:t>
            </w:r>
            <w:bookmarkEnd w:id="163"/>
          </w:p>
        </w:tc>
        <w:tc>
          <w:tcPr>
            <w:tcW w:w="0" w:type="auto"/>
            <w:vAlign w:val="center"/>
            <w:hideMark/>
          </w:tcPr>
          <w:p w:rsidR="002A7880" w:rsidRPr="002A7880" w:rsidRDefault="002A7880" w:rsidP="00302DEC">
            <w:pPr>
              <w:pStyle w:val="Heading2"/>
            </w:pPr>
            <w:bookmarkStart w:id="164" w:name="_Toc227762294"/>
            <w:r w:rsidRPr="002A7880">
              <w:rPr>
                <w:rFonts w:ascii="Times New Roman" w:hAnsi="Times New Roman" w:cs="Times New Roman"/>
                <w:bCs/>
              </w:rPr>
              <w:t>Power BI</w:t>
            </w:r>
            <w:bookmarkEnd w:id="164"/>
          </w:p>
        </w:tc>
        <w:tc>
          <w:tcPr>
            <w:tcW w:w="0" w:type="auto"/>
            <w:vAlign w:val="center"/>
            <w:hideMark/>
          </w:tcPr>
          <w:p w:rsidR="002A7880" w:rsidRPr="002A7880" w:rsidRDefault="002A7880" w:rsidP="00302DEC">
            <w:pPr>
              <w:pStyle w:val="Heading2"/>
            </w:pPr>
            <w:bookmarkStart w:id="165" w:name="_Toc227762295"/>
            <w:r w:rsidRPr="002A7880">
              <w:rPr>
                <w:rFonts w:ascii="Times New Roman" w:hAnsi="Times New Roman" w:cs="Times New Roman"/>
                <w:bCs/>
              </w:rPr>
              <w:t>Excel</w:t>
            </w:r>
            <w:bookmarkEnd w:id="165"/>
          </w:p>
        </w:tc>
        <w:tc>
          <w:tcPr>
            <w:tcW w:w="0" w:type="auto"/>
            <w:vAlign w:val="center"/>
            <w:hideMark/>
          </w:tcPr>
          <w:p w:rsidR="002A7880" w:rsidRPr="002A7880" w:rsidRDefault="002A7880" w:rsidP="00302DEC">
            <w:pPr>
              <w:pStyle w:val="Heading2"/>
            </w:pPr>
            <w:bookmarkStart w:id="166" w:name="_Toc227762296"/>
            <w:proofErr w:type="spellStart"/>
            <w:r w:rsidRPr="002A7880">
              <w:rPr>
                <w:rFonts w:ascii="Times New Roman" w:hAnsi="Times New Roman" w:cs="Times New Roman"/>
                <w:bCs/>
              </w:rPr>
              <w:t>Jupyter</w:t>
            </w:r>
            <w:bookmarkEnd w:id="166"/>
            <w:proofErr w:type="spellEnd"/>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Free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Full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Partial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Bundled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Free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 Support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Limited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Limited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None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Manual</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Auto Cleaning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Manual</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Python Native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Partial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Audit Trail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WCAG 2.1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Partial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Partial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Accessibility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Limited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Limited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Manual</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Offline Use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 Export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Plugin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Role-Based View</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Yes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No</w:t>
            </w:r>
          </w:p>
        </w:tc>
      </w:tr>
    </w:tbl>
    <w:p w:rsidR="002A7880" w:rsidRPr="002A7880" w:rsidRDefault="002A7880" w:rsidP="002A7880">
      <w:pPr>
        <w:rPr>
          <w:rFonts w:ascii="Times New Roman" w:hAnsi="Times New Roman" w:cs="Times New Roman"/>
        </w:rPr>
      </w:pPr>
      <w:r w:rsidRPr="002A7880">
        <w:rPr>
          <w:rFonts w:ascii="Times New Roman" w:hAnsi="Times New Roman" w:cs="Times New Roman"/>
        </w:rPr>
        <w:t>The comparison reveals that while commercial tools like Tableau and Power BI offer superior interactive capabilities and enterprise integration, they fall short on narrative automation, audit traceability, and cost. This project uniquely combines Python-native development, automated narrative generation, full audit trails, and WCAG accessibility compliance in a free, open-source package - aligned for academic, research, and small-to-medium enterprise contexts.</w:t>
      </w:r>
    </w:p>
    <w:p w:rsidR="002A7880" w:rsidRPr="002A7880" w:rsidRDefault="002A7880" w:rsidP="00302DEC">
      <w:pPr>
        <w:pStyle w:val="Heading1"/>
      </w:pPr>
      <w:bookmarkStart w:id="167" w:name="_Toc227762297"/>
      <w:r w:rsidRPr="002A7880">
        <w:lastRenderedPageBreak/>
        <w:t>ERROR HANDLING AND LOGGING</w:t>
      </w:r>
      <w:bookmarkEnd w:id="167"/>
    </w:p>
    <w:p w:rsidR="002A7880" w:rsidRPr="002A7880" w:rsidRDefault="002A7880" w:rsidP="002A7880">
      <w:pPr>
        <w:rPr>
          <w:rFonts w:ascii="Times New Roman" w:hAnsi="Times New Roman" w:cs="Times New Roman"/>
        </w:rPr>
      </w:pPr>
      <w:r w:rsidRPr="002A7880">
        <w:rPr>
          <w:rFonts w:ascii="Times New Roman" w:hAnsi="Times New Roman" w:cs="Times New Roman"/>
        </w:rPr>
        <w:t>Robust error handling is the difference between a research prototype and a production-ready system. This section documents the error handling philosophy and logging architecture implemented across all pipeline modules.</w:t>
      </w:r>
    </w:p>
    <w:p w:rsidR="002A7880" w:rsidRPr="002A7880" w:rsidRDefault="002A7880" w:rsidP="00302DEC">
      <w:pPr>
        <w:pStyle w:val="Heading2"/>
      </w:pPr>
      <w:bookmarkStart w:id="168" w:name="_Toc227762298"/>
      <w:r w:rsidRPr="002A7880">
        <w:rPr>
          <w:rFonts w:ascii="Times New Roman" w:hAnsi="Times New Roman" w:cs="Times New Roman"/>
          <w:bCs/>
        </w:rPr>
        <w:t>Error Taxonomy</w:t>
      </w:r>
      <w:bookmarkEnd w:id="168"/>
    </w:p>
    <w:p w:rsidR="002A7880" w:rsidRPr="002A7880" w:rsidRDefault="002A7880" w:rsidP="002A7880">
      <w:pPr>
        <w:rPr>
          <w:rFonts w:ascii="Times New Roman" w:hAnsi="Times New Roman" w:cs="Times New Roman"/>
        </w:rPr>
      </w:pPr>
      <w:r w:rsidRPr="002A7880">
        <w:rPr>
          <w:rFonts w:ascii="Times New Roman" w:hAnsi="Times New Roman" w:cs="Times New Roman"/>
        </w:rPr>
        <w:t>Errors are classified into four severity levels. Level 1 (INFO) covers normal operational events such as file loaded, column renamed, and chart saved. Level 2 (WARNING) covers non-fatal anomalies such as more missing values than expected, an outlier detected, or a correlation that is strong but not statistically significant. Level 3 (ERROR) covers recoverable failures such as a chart failing to render (the pipeline continues, marking that chart as failed in the report). Level 4 (CRITICAL) covers unrecoverable failures such as the input file not found or the output directory not writable - these halt the pipeline immediately.</w:t>
      </w:r>
    </w:p>
    <w:p w:rsidR="002A7880" w:rsidRPr="002A7880" w:rsidRDefault="002A7880" w:rsidP="00302DEC">
      <w:pPr>
        <w:pStyle w:val="Heading2"/>
      </w:pPr>
      <w:bookmarkStart w:id="169" w:name="_Toc227762299"/>
      <w:r w:rsidRPr="002A7880">
        <w:rPr>
          <w:rFonts w:ascii="Times New Roman" w:hAnsi="Times New Roman" w:cs="Times New Roman"/>
          <w:bCs/>
        </w:rPr>
        <w:t>Structured Logging</w:t>
      </w:r>
      <w:bookmarkEnd w:id="169"/>
    </w:p>
    <w:p w:rsidR="002A7880" w:rsidRPr="002A7880" w:rsidRDefault="002A7880" w:rsidP="002A7880">
      <w:pPr>
        <w:rPr>
          <w:rFonts w:ascii="Times New Roman" w:hAnsi="Times New Roman" w:cs="Times New Roman"/>
        </w:rPr>
      </w:pPr>
      <w:r w:rsidRPr="002A7880">
        <w:rPr>
          <w:rFonts w:ascii="Times New Roman" w:hAnsi="Times New Roman" w:cs="Times New Roman"/>
        </w:rPr>
        <w:t>All log messages are emitted in structured JSON format rather than plain text. Each log entry contains: timestamp (ISO 8601), severity level, module name, function name, message text, and a context dictionary containing relevant variable values (e.g., column name, row count, file path). Structured logs can be ingested directly into log aggregation platforms such as Elasticsearch, Splunk, or AWS CloudWatch, enabling real-time monitoring and alerting for production deployments.</w:t>
      </w:r>
    </w:p>
    <w:p w:rsidR="002A7880" w:rsidRPr="002A7880" w:rsidRDefault="002A7880" w:rsidP="00302DEC">
      <w:pPr>
        <w:pStyle w:val="Heading2"/>
      </w:pPr>
      <w:bookmarkStart w:id="170" w:name="_Toc227762300"/>
      <w:r w:rsidRPr="002A7880">
        <w:rPr>
          <w:rFonts w:ascii="Times New Roman" w:hAnsi="Times New Roman" w:cs="Times New Roman"/>
          <w:bCs/>
        </w:rPr>
        <w:t>Graceful Degradation</w:t>
      </w:r>
      <w:bookmarkEnd w:id="170"/>
    </w:p>
    <w:p w:rsidR="002A7880" w:rsidRPr="002A7880" w:rsidRDefault="002A7880" w:rsidP="002A7880">
      <w:pPr>
        <w:rPr>
          <w:rFonts w:ascii="Times New Roman" w:hAnsi="Times New Roman" w:cs="Times New Roman"/>
        </w:rPr>
      </w:pPr>
      <w:r w:rsidRPr="002A7880">
        <w:rPr>
          <w:rFonts w:ascii="Times New Roman" w:hAnsi="Times New Roman" w:cs="Times New Roman"/>
        </w:rPr>
        <w:t>The pipeline is designed to produce a partial report rather than fail entirely when an individual component encounters an error. If a specific chart fails to render due to insufficient data (e.g., attempting a time series decomposition on fewer than two seasonal cycles of data), the chart slot in the report is replaced with an informative placeholder explaining why the visualization could not be generated and what data conditions would need to be met. This ensures that analysts always receive a usable output, even with imperfect input data.</w:t>
      </w:r>
    </w:p>
    <w:p w:rsidR="002A7880" w:rsidRPr="002A7880" w:rsidRDefault="002A7880" w:rsidP="00302DEC">
      <w:pPr>
        <w:pStyle w:val="Heading2"/>
      </w:pPr>
      <w:bookmarkStart w:id="171" w:name="_Toc227762301"/>
      <w:r w:rsidRPr="002A7880">
        <w:rPr>
          <w:rFonts w:ascii="Times New Roman" w:hAnsi="Times New Roman" w:cs="Times New Roman"/>
          <w:bCs/>
        </w:rPr>
        <w:t>Input Validation Schema</w:t>
      </w:r>
      <w:bookmarkEnd w:id="17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 JSON Schema file defines the expected structure of the configuration YAML file. At startup, the configuration is validated against this schema using the </w:t>
      </w:r>
      <w:proofErr w:type="spellStart"/>
      <w:r w:rsidRPr="002A7880">
        <w:rPr>
          <w:rFonts w:ascii="Times New Roman" w:hAnsi="Times New Roman" w:cs="Times New Roman"/>
        </w:rPr>
        <w:t>jsonschema</w:t>
      </w:r>
      <w:proofErr w:type="spellEnd"/>
      <w:r w:rsidRPr="002A7880">
        <w:rPr>
          <w:rFonts w:ascii="Times New Roman" w:hAnsi="Times New Roman" w:cs="Times New Roman"/>
        </w:rPr>
        <w:t xml:space="preserve"> Python library. Any missing required fields, incorrect data types, or out-of-range values are reported as structured validation errors with precise field paths (e.g., '</w:t>
      </w:r>
      <w:proofErr w:type="spellStart"/>
      <w:r w:rsidRPr="002A7880">
        <w:rPr>
          <w:rFonts w:ascii="Times New Roman" w:hAnsi="Times New Roman" w:cs="Times New Roman"/>
        </w:rPr>
        <w:t>visualization.color_palette</w:t>
      </w:r>
      <w:proofErr w:type="spellEnd"/>
      <w:r w:rsidRPr="002A7880">
        <w:rPr>
          <w:rFonts w:ascii="Times New Roman" w:hAnsi="Times New Roman" w:cs="Times New Roman"/>
        </w:rPr>
        <w:t xml:space="preserve">: expected one of [sequential, diverging, </w:t>
      </w:r>
      <w:proofErr w:type="gramStart"/>
      <w:r w:rsidRPr="002A7880">
        <w:rPr>
          <w:rFonts w:ascii="Times New Roman" w:hAnsi="Times New Roman" w:cs="Times New Roman"/>
        </w:rPr>
        <w:t>categorical</w:t>
      </w:r>
      <w:proofErr w:type="gramEnd"/>
      <w:r w:rsidRPr="002A7880">
        <w:rPr>
          <w:rFonts w:ascii="Times New Roman" w:hAnsi="Times New Roman" w:cs="Times New Roman"/>
        </w:rPr>
        <w:t>], got rainbow'). This prevents cryptic runtime errors caused by misconfiguration.</w:t>
      </w:r>
    </w:p>
    <w:p w:rsidR="002A7880" w:rsidRPr="002A7880" w:rsidRDefault="002A7880" w:rsidP="00302DEC">
      <w:pPr>
        <w:pStyle w:val="Heading2"/>
      </w:pPr>
      <w:bookmarkStart w:id="172" w:name="_Toc227762302"/>
      <w:r w:rsidRPr="002A7880">
        <w:rPr>
          <w:rFonts w:ascii="Times New Roman" w:hAnsi="Times New Roman" w:cs="Times New Roman"/>
          <w:bCs/>
        </w:rPr>
        <w:t>CI/CD PIPELINE AND DEPLOYMENT</w:t>
      </w:r>
      <w:bookmarkEnd w:id="172"/>
    </w:p>
    <w:p w:rsidR="002A7880" w:rsidRPr="002A7880" w:rsidRDefault="002A7880" w:rsidP="002A7880">
      <w:pPr>
        <w:rPr>
          <w:rFonts w:ascii="Times New Roman" w:hAnsi="Times New Roman" w:cs="Times New Roman"/>
        </w:rPr>
      </w:pPr>
      <w:r w:rsidRPr="002A7880">
        <w:rPr>
          <w:rFonts w:ascii="Times New Roman" w:hAnsi="Times New Roman" w:cs="Times New Roman"/>
        </w:rPr>
        <w:t>Continuous Integration and Continuous Deployment (CI/CD) practices ensure that code changes are automatically tested and deployed with minimal manual intervention. This section describes the CI/CD pipeline configured for the project using GitHub Actions.</w:t>
      </w:r>
    </w:p>
    <w:p w:rsidR="002A7880" w:rsidRPr="002A7880" w:rsidRDefault="002A7880" w:rsidP="00302DEC">
      <w:pPr>
        <w:pStyle w:val="Heading2"/>
      </w:pPr>
      <w:bookmarkStart w:id="173" w:name="_Toc227762303"/>
      <w:r w:rsidRPr="002A7880">
        <w:rPr>
          <w:rFonts w:ascii="Times New Roman" w:hAnsi="Times New Roman" w:cs="Times New Roman"/>
          <w:bCs/>
        </w:rPr>
        <w:lastRenderedPageBreak/>
        <w:t>Continuous Integration Workflow</w:t>
      </w:r>
      <w:bookmarkEnd w:id="173"/>
    </w:p>
    <w:p w:rsidR="002A7880" w:rsidRPr="002A7880" w:rsidRDefault="002A7880" w:rsidP="002A7880">
      <w:pPr>
        <w:rPr>
          <w:rFonts w:ascii="Times New Roman" w:hAnsi="Times New Roman" w:cs="Times New Roman"/>
        </w:rPr>
      </w:pPr>
      <w:r w:rsidRPr="002A7880">
        <w:rPr>
          <w:rFonts w:ascii="Times New Roman" w:hAnsi="Times New Roman" w:cs="Times New Roman"/>
        </w:rPr>
        <w:t>Every push to the main branch or pull request triggers the CI workflow. The workflow runs on a GitHub-hosted Ubuntu runner and performs the following steps in sequence: checkout the repository, set up Python 3.11, install dependencies from requirements.txt, run the linter (flake8) to enforce code style, run the type checker (</w:t>
      </w:r>
      <w:proofErr w:type="spellStart"/>
      <w:r w:rsidRPr="002A7880">
        <w:rPr>
          <w:rFonts w:ascii="Times New Roman" w:hAnsi="Times New Roman" w:cs="Times New Roman"/>
        </w:rPr>
        <w:t>mypy</w:t>
      </w:r>
      <w:proofErr w:type="spellEnd"/>
      <w:r w:rsidRPr="002A7880">
        <w:rPr>
          <w:rFonts w:ascii="Times New Roman" w:hAnsi="Times New Roman" w:cs="Times New Roman"/>
        </w:rPr>
        <w:t>) to catch type errors, execute the full test suite (</w:t>
      </w:r>
      <w:proofErr w:type="spellStart"/>
      <w:r w:rsidRPr="002A7880">
        <w:rPr>
          <w:rFonts w:ascii="Times New Roman" w:hAnsi="Times New Roman" w:cs="Times New Roman"/>
        </w:rPr>
        <w:t>pytest</w:t>
      </w:r>
      <w:proofErr w:type="spellEnd"/>
      <w:r w:rsidRPr="002A7880">
        <w:rPr>
          <w:rFonts w:ascii="Times New Roman" w:hAnsi="Times New Roman" w:cs="Times New Roman"/>
        </w:rPr>
        <w:t xml:space="preserve"> with coverage reporting), and upload the coverage report to </w:t>
      </w:r>
      <w:proofErr w:type="spellStart"/>
      <w:r w:rsidRPr="002A7880">
        <w:rPr>
          <w:rFonts w:ascii="Times New Roman" w:hAnsi="Times New Roman" w:cs="Times New Roman"/>
        </w:rPr>
        <w:t>Codecov</w:t>
      </w:r>
      <w:proofErr w:type="spellEnd"/>
      <w:r w:rsidRPr="002A7880">
        <w:rPr>
          <w:rFonts w:ascii="Times New Roman" w:hAnsi="Times New Roman" w:cs="Times New Roman"/>
        </w:rPr>
        <w:t>. A pull request can only be merged if all CI checks pass, ensuring that the main branch always contains working, well-tested code.</w:t>
      </w:r>
    </w:p>
    <w:p w:rsidR="002A7880" w:rsidRPr="002A7880" w:rsidRDefault="002A7880" w:rsidP="00302DEC">
      <w:pPr>
        <w:pStyle w:val="Heading2"/>
      </w:pPr>
      <w:bookmarkStart w:id="174" w:name="_Toc227762304"/>
      <w:r w:rsidRPr="002A7880">
        <w:rPr>
          <w:rFonts w:ascii="Times New Roman" w:hAnsi="Times New Roman" w:cs="Times New Roman"/>
          <w:bCs/>
        </w:rPr>
        <w:t>Test Coverage Requirements</w:t>
      </w:r>
      <w:bookmarkEnd w:id="174"/>
    </w:p>
    <w:p w:rsidR="002A7880" w:rsidRPr="002A7880" w:rsidRDefault="002A7880" w:rsidP="002A7880">
      <w:pPr>
        <w:rPr>
          <w:rFonts w:ascii="Times New Roman" w:hAnsi="Times New Roman" w:cs="Times New Roman"/>
        </w:rPr>
      </w:pPr>
      <w:r w:rsidRPr="002A7880">
        <w:rPr>
          <w:rFonts w:ascii="Times New Roman" w:hAnsi="Times New Roman" w:cs="Times New Roman"/>
        </w:rPr>
        <w:t>The CI pipeline enforces a minimum test coverage threshold of 85%. If a code change causes coverage to drop below this threshold, the CI check fails and the pull request is blocked. Coverage reports are generated in HTML format and uploaded as CI artifacts, allowing reviewers to see exactly which lines of code are not covered by tests. The current coverage stands at 91%, with the uncovered lines being primarily error handling paths for extremely rare system-level failures (e.g., disk full during report writing).</w:t>
      </w:r>
    </w:p>
    <w:p w:rsidR="002A7880" w:rsidRPr="002A7880" w:rsidRDefault="002A7880" w:rsidP="00302DEC">
      <w:pPr>
        <w:pStyle w:val="Heading2"/>
      </w:pPr>
      <w:bookmarkStart w:id="175" w:name="_Toc227762305"/>
      <w:r w:rsidRPr="002A7880">
        <w:rPr>
          <w:rFonts w:ascii="Times New Roman" w:hAnsi="Times New Roman" w:cs="Times New Roman"/>
          <w:bCs/>
        </w:rPr>
        <w:t>Continuous Deployment</w:t>
      </w:r>
      <w:bookmarkEnd w:id="175"/>
    </w:p>
    <w:p w:rsidR="002A7880" w:rsidRPr="002A7880" w:rsidRDefault="002A7880" w:rsidP="002A7880">
      <w:pPr>
        <w:rPr>
          <w:rFonts w:ascii="Times New Roman" w:hAnsi="Times New Roman" w:cs="Times New Roman"/>
        </w:rPr>
      </w:pPr>
      <w:r w:rsidRPr="002A7880">
        <w:rPr>
          <w:rFonts w:ascii="Times New Roman" w:hAnsi="Times New Roman" w:cs="Times New Roman"/>
        </w:rPr>
        <w:t>Upon successful merge to the main branch, the CD workflow automatically builds a Docker image tagged with the Git commit SHA, pushes it to the GitHub Container Registry (ghcr.io), and deploys it to the staging environment. The staging deployment runs a smoke test - processing a fixed sample dataset and verifying that the output report matches a known-good reference output using a content hash comparison. If the smoke test passes, the deployment is promoted to production with zero downtime using a rolling update strategy.</w:t>
      </w:r>
    </w:p>
    <w:p w:rsidR="002A7880" w:rsidRPr="002A7880" w:rsidRDefault="002A7880" w:rsidP="00302DEC">
      <w:pPr>
        <w:pStyle w:val="Heading2"/>
      </w:pPr>
      <w:bookmarkStart w:id="176" w:name="_Toc227762306"/>
      <w:r w:rsidRPr="002A7880">
        <w:rPr>
          <w:rFonts w:ascii="Times New Roman" w:hAnsi="Times New Roman" w:cs="Times New Roman"/>
          <w:bCs/>
        </w:rPr>
        <w:t>Environment Configuration</w:t>
      </w:r>
      <w:bookmarkEnd w:id="176"/>
    </w:p>
    <w:p w:rsidR="002A7880" w:rsidRPr="002A7880" w:rsidRDefault="002A7880" w:rsidP="002A7880">
      <w:pPr>
        <w:rPr>
          <w:rFonts w:ascii="Times New Roman" w:hAnsi="Times New Roman" w:cs="Times New Roman"/>
        </w:rPr>
      </w:pPr>
      <w:r w:rsidRPr="002A7880">
        <w:rPr>
          <w:rFonts w:ascii="Times New Roman" w:hAnsi="Times New Roman" w:cs="Times New Roman"/>
        </w:rPr>
        <w:t>Environment-specific configuration (API keys, database connection strings, output directory paths) is managed via environment variables injected by the CI/CD platform rather than hardcoded in configuration files. Development environments use a .env file (excluded from Git), while staging and production environments use secrets stored in GitHub Secrets. This separation ensures that production credentials never appear in the codebase or CI logs.</w:t>
      </w:r>
    </w:p>
    <w:p w:rsidR="002A7880" w:rsidRPr="002A7880" w:rsidRDefault="002A7880" w:rsidP="00302DEC">
      <w:pPr>
        <w:pStyle w:val="Heading2"/>
      </w:pPr>
      <w:bookmarkStart w:id="177" w:name="_Toc227762307"/>
      <w:r w:rsidRPr="002A7880">
        <w:rPr>
          <w:rFonts w:ascii="Times New Roman" w:hAnsi="Times New Roman" w:cs="Times New Roman"/>
          <w:bCs/>
        </w:rPr>
        <w:t>API DESIGN AND INTEGRATION</w:t>
      </w:r>
      <w:bookmarkEnd w:id="17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To enable integration with other systems and workflows,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system exposes a RESTful HTTP API. This allows external applications - such as ERP systems, CRM platforms, or custom web dashboards - to trigger analysis runs and retrieve generated reports programmatically, without requiring access to the Python codebase.</w:t>
      </w:r>
    </w:p>
    <w:p w:rsidR="002A7880" w:rsidRPr="002A7880" w:rsidRDefault="002A7880" w:rsidP="00302DEC">
      <w:pPr>
        <w:pStyle w:val="Heading2"/>
      </w:pPr>
      <w:bookmarkStart w:id="178" w:name="_Toc227762308"/>
      <w:r w:rsidRPr="002A7880">
        <w:rPr>
          <w:rFonts w:ascii="Times New Roman" w:hAnsi="Times New Roman" w:cs="Times New Roman"/>
          <w:bCs/>
        </w:rPr>
        <w:lastRenderedPageBreak/>
        <w:t>API Endpoint Reference</w:t>
      </w:r>
      <w:bookmarkEnd w:id="178"/>
    </w:p>
    <w:p w:rsidR="00341B48" w:rsidRDefault="00341B48" w:rsidP="00341B48">
      <w:pPr>
        <w:pStyle w:val="Caption"/>
        <w:keepNext/>
      </w:pPr>
      <w:r>
        <w:t xml:space="preserve">Table </w:t>
      </w:r>
      <w:fldSimple w:instr=" SEQ Table \* ARABIC ">
        <w:r>
          <w:rPr>
            <w:noProof/>
          </w:rPr>
          <w:t>2</w:t>
        </w:r>
      </w:fldSimple>
    </w:p>
    <w:tbl>
      <w:tblPr>
        <w:tblW w:w="0" w:type="auto"/>
        <w:tblCellSpacing w:w="15" w:type="dxa"/>
        <w:tblCellMar>
          <w:top w:w="15" w:type="dxa"/>
          <w:left w:w="15" w:type="dxa"/>
          <w:bottom w:w="15" w:type="dxa"/>
          <w:right w:w="15" w:type="dxa"/>
        </w:tblCellMar>
        <w:tblLook w:val="04A0"/>
      </w:tblPr>
      <w:tblGrid>
        <w:gridCol w:w="1986"/>
        <w:gridCol w:w="1056"/>
        <w:gridCol w:w="2701"/>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179" w:name="_Toc227762309"/>
            <w:r w:rsidRPr="002A7880">
              <w:rPr>
                <w:rFonts w:ascii="Times New Roman" w:hAnsi="Times New Roman" w:cs="Times New Roman"/>
                <w:bCs/>
              </w:rPr>
              <w:t>Endpoint</w:t>
            </w:r>
            <w:bookmarkEnd w:id="179"/>
          </w:p>
        </w:tc>
        <w:tc>
          <w:tcPr>
            <w:tcW w:w="0" w:type="auto"/>
            <w:vAlign w:val="center"/>
            <w:hideMark/>
          </w:tcPr>
          <w:p w:rsidR="002A7880" w:rsidRPr="002A7880" w:rsidRDefault="002A7880" w:rsidP="00302DEC">
            <w:pPr>
              <w:pStyle w:val="Heading2"/>
            </w:pPr>
            <w:bookmarkStart w:id="180" w:name="_Toc227762310"/>
            <w:r w:rsidRPr="002A7880">
              <w:rPr>
                <w:rFonts w:ascii="Times New Roman" w:hAnsi="Times New Roman" w:cs="Times New Roman"/>
                <w:bCs/>
              </w:rPr>
              <w:t>Method</w:t>
            </w:r>
            <w:bookmarkEnd w:id="180"/>
          </w:p>
        </w:tc>
        <w:tc>
          <w:tcPr>
            <w:tcW w:w="0" w:type="auto"/>
            <w:vAlign w:val="center"/>
            <w:hideMark/>
          </w:tcPr>
          <w:p w:rsidR="002A7880" w:rsidRPr="002A7880" w:rsidRDefault="002A7880" w:rsidP="00302DEC">
            <w:pPr>
              <w:pStyle w:val="Heading2"/>
            </w:pPr>
            <w:bookmarkStart w:id="181" w:name="_Toc227762311"/>
            <w:r w:rsidRPr="002A7880">
              <w:rPr>
                <w:rFonts w:ascii="Times New Roman" w:hAnsi="Times New Roman" w:cs="Times New Roman"/>
                <w:bCs/>
              </w:rPr>
              <w:t>Description</w:t>
            </w:r>
            <w:bookmarkEnd w:id="181"/>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t>
            </w:r>
            <w:proofErr w:type="spellStart"/>
            <w:r w:rsidRPr="002A7880">
              <w:rPr>
                <w:rFonts w:ascii="Times New Roman" w:hAnsi="Times New Roman" w:cs="Times New Roman"/>
              </w:rPr>
              <w:t>api</w:t>
            </w:r>
            <w:proofErr w:type="spellEnd"/>
            <w:r w:rsidRPr="002A7880">
              <w:rPr>
                <w:rFonts w:ascii="Times New Roman" w:hAnsi="Times New Roman" w:cs="Times New Roman"/>
              </w:rPr>
              <w:t>/upload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POST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Upload dataset file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t>
            </w:r>
            <w:proofErr w:type="spellStart"/>
            <w:r w:rsidRPr="002A7880">
              <w:rPr>
                <w:rFonts w:ascii="Times New Roman" w:hAnsi="Times New Roman" w:cs="Times New Roman"/>
              </w:rPr>
              <w:t>api</w:t>
            </w:r>
            <w:proofErr w:type="spellEnd"/>
            <w:r w:rsidRPr="002A7880">
              <w:rPr>
                <w:rFonts w:ascii="Times New Roman" w:hAnsi="Times New Roman" w:cs="Times New Roman"/>
              </w:rPr>
              <w:t>/analyze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POST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Trigger pipeline execution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t>
            </w:r>
            <w:proofErr w:type="spellStart"/>
            <w:r w:rsidRPr="002A7880">
              <w:rPr>
                <w:rFonts w:ascii="Times New Roman" w:hAnsi="Times New Roman" w:cs="Times New Roman"/>
              </w:rPr>
              <w:t>api</w:t>
            </w:r>
            <w:proofErr w:type="spellEnd"/>
            <w:r w:rsidRPr="002A7880">
              <w:rPr>
                <w:rFonts w:ascii="Times New Roman" w:hAnsi="Times New Roman" w:cs="Times New Roman"/>
              </w:rPr>
              <w:t>/status/{</w:t>
            </w:r>
            <w:proofErr w:type="spellStart"/>
            <w:r w:rsidRPr="002A7880">
              <w:rPr>
                <w:rFonts w:ascii="Times New Roman" w:hAnsi="Times New Roman" w:cs="Times New Roman"/>
              </w:rPr>
              <w:t>job_id</w:t>
            </w:r>
            <w:proofErr w:type="spellEnd"/>
            <w:r w:rsidRPr="002A7880">
              <w:rPr>
                <w:rFonts w:ascii="Times New Roman" w:hAnsi="Times New Roman" w:cs="Times New Roman"/>
              </w:rPr>
              <w: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GET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Check job status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t>
            </w:r>
            <w:proofErr w:type="spellStart"/>
            <w:r w:rsidRPr="002A7880">
              <w:rPr>
                <w:rFonts w:ascii="Times New Roman" w:hAnsi="Times New Roman" w:cs="Times New Roman"/>
              </w:rPr>
              <w:t>api</w:t>
            </w:r>
            <w:proofErr w:type="spellEnd"/>
            <w:r w:rsidRPr="002A7880">
              <w:rPr>
                <w:rFonts w:ascii="Times New Roman" w:hAnsi="Times New Roman" w:cs="Times New Roman"/>
              </w:rPr>
              <w:t>/report/{</w:t>
            </w:r>
            <w:proofErr w:type="spellStart"/>
            <w:r w:rsidRPr="002A7880">
              <w:rPr>
                <w:rFonts w:ascii="Times New Roman" w:hAnsi="Times New Roman" w:cs="Times New Roman"/>
              </w:rPr>
              <w:t>job_id</w:t>
            </w:r>
            <w:proofErr w:type="spellEnd"/>
            <w:r w:rsidRPr="002A7880">
              <w:rPr>
                <w:rFonts w:ascii="Times New Roman" w:hAnsi="Times New Roman" w:cs="Times New Roman"/>
              </w:rPr>
              <w: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GET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Download generated report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t>
            </w:r>
            <w:proofErr w:type="spellStart"/>
            <w:r w:rsidRPr="002A7880">
              <w:rPr>
                <w:rFonts w:ascii="Times New Roman" w:hAnsi="Times New Roman" w:cs="Times New Roman"/>
              </w:rPr>
              <w:t>api</w:t>
            </w:r>
            <w:proofErr w:type="spellEnd"/>
            <w:r w:rsidRPr="002A7880">
              <w:rPr>
                <w:rFonts w:ascii="Times New Roman" w:hAnsi="Times New Roman" w:cs="Times New Roman"/>
              </w:rPr>
              <w:t>/charts/{</w:t>
            </w:r>
            <w:proofErr w:type="spellStart"/>
            <w:r w:rsidRPr="002A7880">
              <w:rPr>
                <w:rFonts w:ascii="Times New Roman" w:hAnsi="Times New Roman" w:cs="Times New Roman"/>
              </w:rPr>
              <w:t>job_id</w:t>
            </w:r>
            <w:proofErr w:type="spellEnd"/>
            <w:r w:rsidRPr="002A7880">
              <w:rPr>
                <w:rFonts w:ascii="Times New Roman" w:hAnsi="Times New Roman" w:cs="Times New Roman"/>
              </w:rPr>
              <w: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GET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Retrieve chart images</w:t>
            </w:r>
          </w:p>
        </w:tc>
      </w:tr>
    </w:tbl>
    <w:p w:rsidR="002A7880" w:rsidRPr="002A7880" w:rsidRDefault="002A7880" w:rsidP="00302DEC">
      <w:pPr>
        <w:pStyle w:val="Heading2"/>
      </w:pPr>
      <w:bookmarkStart w:id="182" w:name="_Toc227762312"/>
      <w:r w:rsidRPr="002A7880">
        <w:rPr>
          <w:rFonts w:ascii="Times New Roman" w:hAnsi="Times New Roman" w:cs="Times New Roman"/>
          <w:bCs/>
        </w:rPr>
        <w:t>Authentication</w:t>
      </w:r>
      <w:bookmarkEnd w:id="18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API uses JSON Web Tokens (JWT) for authentication. Clients obtain a token by </w:t>
      </w:r>
      <w:proofErr w:type="spellStart"/>
      <w:r w:rsidRPr="002A7880">
        <w:rPr>
          <w:rFonts w:ascii="Times New Roman" w:hAnsi="Times New Roman" w:cs="Times New Roman"/>
        </w:rPr>
        <w:t>POSTing</w:t>
      </w:r>
      <w:proofErr w:type="spellEnd"/>
      <w:r w:rsidRPr="002A7880">
        <w:rPr>
          <w:rFonts w:ascii="Times New Roman" w:hAnsi="Times New Roman" w:cs="Times New Roman"/>
        </w:rPr>
        <w:t xml:space="preserve"> their credentials to /</w:t>
      </w:r>
      <w:proofErr w:type="spellStart"/>
      <w:r w:rsidRPr="002A7880">
        <w:rPr>
          <w:rFonts w:ascii="Times New Roman" w:hAnsi="Times New Roman" w:cs="Times New Roman"/>
        </w:rPr>
        <w:t>api</w:t>
      </w:r>
      <w:proofErr w:type="spellEnd"/>
      <w:r w:rsidRPr="002A7880">
        <w:rPr>
          <w:rFonts w:ascii="Times New Roman" w:hAnsi="Times New Roman" w:cs="Times New Roman"/>
        </w:rPr>
        <w:t>/auth/token, which returns a signed JWT with a 24-hour expiry. All subsequent requests must include this token in the Authorization header (Bearer scheme). Tokens are signed using RS256 (RSA + SHA-256), with the private key held server-side and the public key published at /</w:t>
      </w:r>
      <w:proofErr w:type="spellStart"/>
      <w:r w:rsidRPr="002A7880">
        <w:rPr>
          <w:rFonts w:ascii="Times New Roman" w:hAnsi="Times New Roman" w:cs="Times New Roman"/>
        </w:rPr>
        <w:t>api</w:t>
      </w:r>
      <w:proofErr w:type="spellEnd"/>
      <w:r w:rsidRPr="002A7880">
        <w:rPr>
          <w:rFonts w:ascii="Times New Roman" w:hAnsi="Times New Roman" w:cs="Times New Roman"/>
        </w:rPr>
        <w:t>/auth/public-key for client-side verification.</w:t>
      </w:r>
    </w:p>
    <w:p w:rsidR="002A7880" w:rsidRPr="002A7880" w:rsidRDefault="002A7880" w:rsidP="00302DEC">
      <w:pPr>
        <w:pStyle w:val="Heading2"/>
      </w:pPr>
      <w:bookmarkStart w:id="183" w:name="_Toc227762313"/>
      <w:r w:rsidRPr="002A7880">
        <w:rPr>
          <w:rFonts w:ascii="Times New Roman" w:hAnsi="Times New Roman" w:cs="Times New Roman"/>
          <w:bCs/>
        </w:rPr>
        <w:t>Rate Limiting and Quotas</w:t>
      </w:r>
      <w:bookmarkEnd w:id="183"/>
    </w:p>
    <w:p w:rsidR="002A7880" w:rsidRPr="002A7880" w:rsidRDefault="002A7880" w:rsidP="002A7880">
      <w:pPr>
        <w:rPr>
          <w:rFonts w:ascii="Times New Roman" w:hAnsi="Times New Roman" w:cs="Times New Roman"/>
        </w:rPr>
      </w:pPr>
      <w:r w:rsidRPr="002A7880">
        <w:rPr>
          <w:rFonts w:ascii="Times New Roman" w:hAnsi="Times New Roman" w:cs="Times New Roman"/>
        </w:rPr>
        <w:t>To prevent abuse and ensure fair resource allocation, the API enforces rate limits at the user level: 10 analysis jobs per hour, 100 API requests per minute, and a maximum dataset size of 500MB per upload. Limits are enforced using a sliding window algorithm implemented with Redis. When a limit is exceeded, the API returns a 429 Too Many Requests response with a Retry-After header indicating when the limit will reset.</w:t>
      </w:r>
    </w:p>
    <w:p w:rsidR="002A7880" w:rsidRPr="002A7880" w:rsidRDefault="002A7880" w:rsidP="00302DEC">
      <w:pPr>
        <w:pStyle w:val="Heading2"/>
      </w:pPr>
      <w:bookmarkStart w:id="184" w:name="_Toc227762314"/>
      <w:r w:rsidRPr="002A7880">
        <w:rPr>
          <w:rFonts w:ascii="Times New Roman" w:hAnsi="Times New Roman" w:cs="Times New Roman"/>
          <w:bCs/>
        </w:rPr>
        <w:t>DATABASE SCHEMA AND PERSISTENCE</w:t>
      </w:r>
      <w:bookmarkEnd w:id="184"/>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uses a PostgreSQL database for persistent storage of job metadata, user accounts, report registry entries, and audit logs. This section documents the database schema and the rationale behind key design decisions.</w:t>
      </w:r>
    </w:p>
    <w:p w:rsidR="002A7880" w:rsidRPr="002A7880" w:rsidRDefault="002A7880" w:rsidP="00302DEC">
      <w:pPr>
        <w:pStyle w:val="Heading2"/>
      </w:pPr>
      <w:bookmarkStart w:id="185" w:name="_Toc227762315"/>
      <w:r w:rsidRPr="002A7880">
        <w:rPr>
          <w:rFonts w:ascii="Times New Roman" w:hAnsi="Times New Roman" w:cs="Times New Roman"/>
          <w:bCs/>
        </w:rPr>
        <w:t>Core Tables</w:t>
      </w:r>
      <w:bookmarkEnd w:id="18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users table stores authenticated user accounts with columns for: </w:t>
      </w:r>
      <w:proofErr w:type="spellStart"/>
      <w:r w:rsidRPr="002A7880">
        <w:rPr>
          <w:rFonts w:ascii="Times New Roman" w:hAnsi="Times New Roman" w:cs="Times New Roman"/>
        </w:rPr>
        <w:t>user_id</w:t>
      </w:r>
      <w:proofErr w:type="spellEnd"/>
      <w:r w:rsidRPr="002A7880">
        <w:rPr>
          <w:rFonts w:ascii="Times New Roman" w:hAnsi="Times New Roman" w:cs="Times New Roman"/>
        </w:rPr>
        <w:t xml:space="preserve"> (UUID primary key), email (unique, indexed), </w:t>
      </w:r>
      <w:proofErr w:type="spellStart"/>
      <w:r w:rsidRPr="002A7880">
        <w:rPr>
          <w:rFonts w:ascii="Times New Roman" w:hAnsi="Times New Roman" w:cs="Times New Roman"/>
        </w:rPr>
        <w:t>password_hash</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bcrypt</w:t>
      </w:r>
      <w:proofErr w:type="spellEnd"/>
      <w:r w:rsidRPr="002A7880">
        <w:rPr>
          <w:rFonts w:ascii="Times New Roman" w:hAnsi="Times New Roman" w:cs="Times New Roman"/>
        </w:rPr>
        <w:t>), role (</w:t>
      </w:r>
      <w:proofErr w:type="spellStart"/>
      <w:r w:rsidRPr="002A7880">
        <w:rPr>
          <w:rFonts w:ascii="Times New Roman" w:hAnsi="Times New Roman" w:cs="Times New Roman"/>
        </w:rPr>
        <w:t>enum</w:t>
      </w:r>
      <w:proofErr w:type="spellEnd"/>
      <w:r w:rsidRPr="002A7880">
        <w:rPr>
          <w:rFonts w:ascii="Times New Roman" w:hAnsi="Times New Roman" w:cs="Times New Roman"/>
        </w:rPr>
        <w:t xml:space="preserve">: analyst, manager, admin), </w:t>
      </w:r>
      <w:proofErr w:type="spellStart"/>
      <w:r w:rsidRPr="002A7880">
        <w:rPr>
          <w:rFonts w:ascii="Times New Roman" w:hAnsi="Times New Roman" w:cs="Times New Roman"/>
        </w:rPr>
        <w:t>created_at</w:t>
      </w:r>
      <w:proofErr w:type="spellEnd"/>
      <w:r w:rsidRPr="002A7880">
        <w:rPr>
          <w:rFonts w:ascii="Times New Roman" w:hAnsi="Times New Roman" w:cs="Times New Roman"/>
        </w:rPr>
        <w:t xml:space="preserve">, and </w:t>
      </w:r>
      <w:proofErr w:type="spellStart"/>
      <w:r w:rsidRPr="002A7880">
        <w:rPr>
          <w:rFonts w:ascii="Times New Roman" w:hAnsi="Times New Roman" w:cs="Times New Roman"/>
        </w:rPr>
        <w:t>last_login</w:t>
      </w:r>
      <w:proofErr w:type="spellEnd"/>
      <w:r w:rsidRPr="002A7880">
        <w:rPr>
          <w:rFonts w:ascii="Times New Roman" w:hAnsi="Times New Roman" w:cs="Times New Roman"/>
        </w:rPr>
        <w:t xml:space="preserve">. The jobs table records all analysis pipeline executions: </w:t>
      </w:r>
      <w:proofErr w:type="spellStart"/>
      <w:r w:rsidRPr="002A7880">
        <w:rPr>
          <w:rFonts w:ascii="Times New Roman" w:hAnsi="Times New Roman" w:cs="Times New Roman"/>
        </w:rPr>
        <w:t>job_id</w:t>
      </w:r>
      <w:proofErr w:type="spellEnd"/>
      <w:r w:rsidRPr="002A7880">
        <w:rPr>
          <w:rFonts w:ascii="Times New Roman" w:hAnsi="Times New Roman" w:cs="Times New Roman"/>
        </w:rPr>
        <w:t xml:space="preserve"> (UUID), </w:t>
      </w:r>
      <w:proofErr w:type="spellStart"/>
      <w:r w:rsidRPr="002A7880">
        <w:rPr>
          <w:rFonts w:ascii="Times New Roman" w:hAnsi="Times New Roman" w:cs="Times New Roman"/>
        </w:rPr>
        <w:t>user_id</w:t>
      </w:r>
      <w:proofErr w:type="spellEnd"/>
      <w:r w:rsidRPr="002A7880">
        <w:rPr>
          <w:rFonts w:ascii="Times New Roman" w:hAnsi="Times New Roman" w:cs="Times New Roman"/>
        </w:rPr>
        <w:t xml:space="preserve"> (foreign key), </w:t>
      </w:r>
      <w:proofErr w:type="spellStart"/>
      <w:r w:rsidRPr="002A7880">
        <w:rPr>
          <w:rFonts w:ascii="Times New Roman" w:hAnsi="Times New Roman" w:cs="Times New Roman"/>
        </w:rPr>
        <w:t>dataset_fingerprint</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config_hash</w:t>
      </w:r>
      <w:proofErr w:type="spellEnd"/>
      <w:r w:rsidRPr="002A7880">
        <w:rPr>
          <w:rFonts w:ascii="Times New Roman" w:hAnsi="Times New Roman" w:cs="Times New Roman"/>
        </w:rPr>
        <w:t>, status (</w:t>
      </w:r>
      <w:proofErr w:type="spellStart"/>
      <w:r w:rsidRPr="002A7880">
        <w:rPr>
          <w:rFonts w:ascii="Times New Roman" w:hAnsi="Times New Roman" w:cs="Times New Roman"/>
        </w:rPr>
        <w:t>enum</w:t>
      </w:r>
      <w:proofErr w:type="spellEnd"/>
      <w:r w:rsidRPr="002A7880">
        <w:rPr>
          <w:rFonts w:ascii="Times New Roman" w:hAnsi="Times New Roman" w:cs="Times New Roman"/>
        </w:rPr>
        <w:t xml:space="preserve">: queued, running, completed, failed), </w:t>
      </w:r>
      <w:proofErr w:type="spellStart"/>
      <w:r w:rsidRPr="002A7880">
        <w:rPr>
          <w:rFonts w:ascii="Times New Roman" w:hAnsi="Times New Roman" w:cs="Times New Roman"/>
        </w:rPr>
        <w:t>created_at</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completed_at</w:t>
      </w:r>
      <w:proofErr w:type="spellEnd"/>
      <w:r w:rsidRPr="002A7880">
        <w:rPr>
          <w:rFonts w:ascii="Times New Roman" w:hAnsi="Times New Roman" w:cs="Times New Roman"/>
        </w:rPr>
        <w:t xml:space="preserve">, and </w:t>
      </w:r>
      <w:proofErr w:type="spellStart"/>
      <w:r w:rsidRPr="002A7880">
        <w:rPr>
          <w:rFonts w:ascii="Times New Roman" w:hAnsi="Times New Roman" w:cs="Times New Roman"/>
        </w:rPr>
        <w:t>error_message</w:t>
      </w:r>
      <w:proofErr w:type="spellEnd"/>
      <w:r w:rsidRPr="002A7880">
        <w:rPr>
          <w:rFonts w:ascii="Times New Roman" w:hAnsi="Times New Roman" w:cs="Times New Roman"/>
        </w:rPr>
        <w:t xml:space="preserve">. The reports table maps jobs to their output files: </w:t>
      </w:r>
      <w:proofErr w:type="spellStart"/>
      <w:r w:rsidRPr="002A7880">
        <w:rPr>
          <w:rFonts w:ascii="Times New Roman" w:hAnsi="Times New Roman" w:cs="Times New Roman"/>
        </w:rPr>
        <w:t>report_id</w:t>
      </w:r>
      <w:proofErr w:type="spellEnd"/>
      <w:r w:rsidRPr="002A7880">
        <w:rPr>
          <w:rFonts w:ascii="Times New Roman" w:hAnsi="Times New Roman" w:cs="Times New Roman"/>
        </w:rPr>
        <w:t xml:space="preserve"> (UUID), </w:t>
      </w:r>
      <w:proofErr w:type="spellStart"/>
      <w:r w:rsidRPr="002A7880">
        <w:rPr>
          <w:rFonts w:ascii="Times New Roman" w:hAnsi="Times New Roman" w:cs="Times New Roman"/>
        </w:rPr>
        <w:t>job_id</w:t>
      </w:r>
      <w:proofErr w:type="spellEnd"/>
      <w:r w:rsidRPr="002A7880">
        <w:rPr>
          <w:rFonts w:ascii="Times New Roman" w:hAnsi="Times New Roman" w:cs="Times New Roman"/>
        </w:rPr>
        <w:t xml:space="preserve"> (foreign key), format (</w:t>
      </w:r>
      <w:proofErr w:type="spellStart"/>
      <w:r w:rsidRPr="002A7880">
        <w:rPr>
          <w:rFonts w:ascii="Times New Roman" w:hAnsi="Times New Roman" w:cs="Times New Roman"/>
        </w:rPr>
        <w:t>enum</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pdf</w:t>
      </w:r>
      <w:proofErr w:type="spellEnd"/>
      <w:r w:rsidRPr="002A7880">
        <w:rPr>
          <w:rFonts w:ascii="Times New Roman" w:hAnsi="Times New Roman" w:cs="Times New Roman"/>
        </w:rPr>
        <w:t xml:space="preserve">, html), </w:t>
      </w:r>
      <w:proofErr w:type="spellStart"/>
      <w:r w:rsidRPr="002A7880">
        <w:rPr>
          <w:rFonts w:ascii="Times New Roman" w:hAnsi="Times New Roman" w:cs="Times New Roman"/>
        </w:rPr>
        <w:t>file_path</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file_size_bytes</w:t>
      </w:r>
      <w:proofErr w:type="spellEnd"/>
      <w:r w:rsidRPr="002A7880">
        <w:rPr>
          <w:rFonts w:ascii="Times New Roman" w:hAnsi="Times New Roman" w:cs="Times New Roman"/>
        </w:rPr>
        <w:t xml:space="preserve">, and </w:t>
      </w:r>
      <w:proofErr w:type="spellStart"/>
      <w:r w:rsidRPr="002A7880">
        <w:rPr>
          <w:rFonts w:ascii="Times New Roman" w:hAnsi="Times New Roman" w:cs="Times New Roman"/>
        </w:rPr>
        <w:t>generated_at</w:t>
      </w:r>
      <w:proofErr w:type="spellEnd"/>
      <w:r w:rsidRPr="002A7880">
        <w:rPr>
          <w:rFonts w:ascii="Times New Roman" w:hAnsi="Times New Roman" w:cs="Times New Roman"/>
        </w:rPr>
        <w:t>.</w:t>
      </w:r>
    </w:p>
    <w:p w:rsidR="002A7880" w:rsidRPr="002A7880" w:rsidRDefault="002A7880" w:rsidP="00302DEC">
      <w:pPr>
        <w:pStyle w:val="Heading2"/>
      </w:pPr>
      <w:bookmarkStart w:id="186" w:name="_Toc227762316"/>
      <w:r w:rsidRPr="002A7880">
        <w:rPr>
          <w:rFonts w:ascii="Times New Roman" w:hAnsi="Times New Roman" w:cs="Times New Roman"/>
          <w:bCs/>
        </w:rPr>
        <w:lastRenderedPageBreak/>
        <w:t>Audit Log Table</w:t>
      </w:r>
      <w:bookmarkEnd w:id="186"/>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w:t>
      </w:r>
      <w:proofErr w:type="spellStart"/>
      <w:r w:rsidRPr="002A7880">
        <w:rPr>
          <w:rFonts w:ascii="Times New Roman" w:hAnsi="Times New Roman" w:cs="Times New Roman"/>
        </w:rPr>
        <w:t>audit_log</w:t>
      </w:r>
      <w:proofErr w:type="spellEnd"/>
      <w:r w:rsidRPr="002A7880">
        <w:rPr>
          <w:rFonts w:ascii="Times New Roman" w:hAnsi="Times New Roman" w:cs="Times New Roman"/>
        </w:rPr>
        <w:t xml:space="preserve"> table provides a tamper-evident record of all data transformations. Each row captures: </w:t>
      </w:r>
      <w:proofErr w:type="spellStart"/>
      <w:r w:rsidRPr="002A7880">
        <w:rPr>
          <w:rFonts w:ascii="Times New Roman" w:hAnsi="Times New Roman" w:cs="Times New Roman"/>
        </w:rPr>
        <w:t>log_id</w:t>
      </w:r>
      <w:proofErr w:type="spellEnd"/>
      <w:r w:rsidRPr="002A7880">
        <w:rPr>
          <w:rFonts w:ascii="Times New Roman" w:hAnsi="Times New Roman" w:cs="Times New Roman"/>
        </w:rPr>
        <w:t xml:space="preserve"> (UUID), </w:t>
      </w:r>
      <w:proofErr w:type="spellStart"/>
      <w:r w:rsidRPr="002A7880">
        <w:rPr>
          <w:rFonts w:ascii="Times New Roman" w:hAnsi="Times New Roman" w:cs="Times New Roman"/>
        </w:rPr>
        <w:t>job_id</w:t>
      </w:r>
      <w:proofErr w:type="spellEnd"/>
      <w:r w:rsidRPr="002A7880">
        <w:rPr>
          <w:rFonts w:ascii="Times New Roman" w:hAnsi="Times New Roman" w:cs="Times New Roman"/>
        </w:rPr>
        <w:t xml:space="preserve"> (foreign key), module (text), severity (</w:t>
      </w:r>
      <w:proofErr w:type="spellStart"/>
      <w:r w:rsidRPr="002A7880">
        <w:rPr>
          <w:rFonts w:ascii="Times New Roman" w:hAnsi="Times New Roman" w:cs="Times New Roman"/>
        </w:rPr>
        <w:t>enum</w:t>
      </w:r>
      <w:proofErr w:type="spellEnd"/>
      <w:r w:rsidRPr="002A7880">
        <w:rPr>
          <w:rFonts w:ascii="Times New Roman" w:hAnsi="Times New Roman" w:cs="Times New Roman"/>
        </w:rPr>
        <w:t xml:space="preserve">: INFO, WARNING, ERROR, CRITICAL), message (text), context (JSONB - allows querying nested fields), </w:t>
      </w:r>
      <w:proofErr w:type="spellStart"/>
      <w:r w:rsidRPr="002A7880">
        <w:rPr>
          <w:rFonts w:ascii="Times New Roman" w:hAnsi="Times New Roman" w:cs="Times New Roman"/>
        </w:rPr>
        <w:t>created_at</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timestamptz</w:t>
      </w:r>
      <w:proofErr w:type="spellEnd"/>
      <w:r w:rsidRPr="002A7880">
        <w:rPr>
          <w:rFonts w:ascii="Times New Roman" w:hAnsi="Times New Roman" w:cs="Times New Roman"/>
        </w:rPr>
        <w:t>). The JSONB type in PostgreSQL allows efficient querying of arbitrary context fields - for example, finding all jobs where more than 5% of rows were imputed: WHERE (context-&gt;&gt;'</w:t>
      </w:r>
      <w:proofErr w:type="spellStart"/>
      <w:r w:rsidRPr="002A7880">
        <w:rPr>
          <w:rFonts w:ascii="Times New Roman" w:hAnsi="Times New Roman" w:cs="Times New Roman"/>
        </w:rPr>
        <w:t>imputation_rate</w:t>
      </w:r>
      <w:proofErr w:type="spellEnd"/>
      <w:r w:rsidRPr="002A7880">
        <w:rPr>
          <w:rFonts w:ascii="Times New Roman" w:hAnsi="Times New Roman" w:cs="Times New Roman"/>
        </w:rPr>
        <w:t>')::numeric &gt; 0.05.</w:t>
      </w:r>
    </w:p>
    <w:p w:rsidR="002A7880" w:rsidRPr="002A7880" w:rsidRDefault="002A7880" w:rsidP="00302DEC">
      <w:pPr>
        <w:pStyle w:val="Heading2"/>
      </w:pPr>
      <w:bookmarkStart w:id="187" w:name="_Toc227762317"/>
      <w:r w:rsidRPr="002A7880">
        <w:rPr>
          <w:rFonts w:ascii="Times New Roman" w:hAnsi="Times New Roman" w:cs="Times New Roman"/>
          <w:bCs/>
        </w:rPr>
        <w:t>Indexing Strategy</w:t>
      </w:r>
      <w:bookmarkEnd w:id="18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Indexes are created on all foreign key columns, all columns used in WHERE clauses in frequent queries, and the </w:t>
      </w:r>
      <w:proofErr w:type="spellStart"/>
      <w:r w:rsidRPr="002A7880">
        <w:rPr>
          <w:rFonts w:ascii="Times New Roman" w:hAnsi="Times New Roman" w:cs="Times New Roman"/>
        </w:rPr>
        <w:t>created_at</w:t>
      </w:r>
      <w:proofErr w:type="spellEnd"/>
      <w:r w:rsidRPr="002A7880">
        <w:rPr>
          <w:rFonts w:ascii="Times New Roman" w:hAnsi="Times New Roman" w:cs="Times New Roman"/>
        </w:rPr>
        <w:t xml:space="preserve"> column of all tables (for time-range queries). A partial index is maintained on </w:t>
      </w:r>
      <w:proofErr w:type="spellStart"/>
      <w:r w:rsidRPr="002A7880">
        <w:rPr>
          <w:rFonts w:ascii="Times New Roman" w:hAnsi="Times New Roman" w:cs="Times New Roman"/>
        </w:rPr>
        <w:t>jobs.status</w:t>
      </w:r>
      <w:proofErr w:type="spellEnd"/>
      <w:r w:rsidRPr="002A7880">
        <w:rPr>
          <w:rFonts w:ascii="Times New Roman" w:hAnsi="Times New Roman" w:cs="Times New Roman"/>
        </w:rPr>
        <w:t xml:space="preserve"> WHERE status = 'running' to enable efficient polling of in-progress jobs without scanning completed ones. The </w:t>
      </w:r>
      <w:proofErr w:type="spellStart"/>
      <w:r w:rsidRPr="002A7880">
        <w:rPr>
          <w:rFonts w:ascii="Times New Roman" w:hAnsi="Times New Roman" w:cs="Times New Roman"/>
        </w:rPr>
        <w:t>audit_log</w:t>
      </w:r>
      <w:proofErr w:type="spellEnd"/>
      <w:r w:rsidRPr="002A7880">
        <w:rPr>
          <w:rFonts w:ascii="Times New Roman" w:hAnsi="Times New Roman" w:cs="Times New Roman"/>
        </w:rPr>
        <w:t xml:space="preserve"> table uses a BRIN (Block Range Index) on </w:t>
      </w:r>
      <w:proofErr w:type="spellStart"/>
      <w:r w:rsidRPr="002A7880">
        <w:rPr>
          <w:rFonts w:ascii="Times New Roman" w:hAnsi="Times New Roman" w:cs="Times New Roman"/>
        </w:rPr>
        <w:t>created_at</w:t>
      </w:r>
      <w:proofErr w:type="spellEnd"/>
      <w:r w:rsidRPr="002A7880">
        <w:rPr>
          <w:rFonts w:ascii="Times New Roman" w:hAnsi="Times New Roman" w:cs="Times New Roman"/>
        </w:rPr>
        <w:t>, which is highly space-efficient for append-only time-series data.</w:t>
      </w:r>
    </w:p>
    <w:p w:rsidR="002A7880" w:rsidRPr="002A7880" w:rsidRDefault="002A7880" w:rsidP="00302DEC">
      <w:pPr>
        <w:pStyle w:val="Heading2"/>
      </w:pPr>
      <w:bookmarkStart w:id="188" w:name="_Toc227762318"/>
      <w:r w:rsidRPr="002A7880">
        <w:rPr>
          <w:rFonts w:ascii="Times New Roman" w:hAnsi="Times New Roman" w:cs="Times New Roman"/>
          <w:bCs/>
        </w:rPr>
        <w:t>Data Retention Policy</w:t>
      </w:r>
      <w:bookmarkEnd w:id="18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Generated report files are retained for 90 days by a scheduled cleanup job that runs nightly. After 90 days, report files are deleted from disk and the </w:t>
      </w:r>
      <w:proofErr w:type="spellStart"/>
      <w:r w:rsidRPr="002A7880">
        <w:rPr>
          <w:rFonts w:ascii="Times New Roman" w:hAnsi="Times New Roman" w:cs="Times New Roman"/>
        </w:rPr>
        <w:t>file_path</w:t>
      </w:r>
      <w:proofErr w:type="spellEnd"/>
      <w:r w:rsidRPr="002A7880">
        <w:rPr>
          <w:rFonts w:ascii="Times New Roman" w:hAnsi="Times New Roman" w:cs="Times New Roman"/>
        </w:rPr>
        <w:t xml:space="preserve"> column is set to null. Job metadata and audit logs are retained for 365 days. Users can manually delete their own jobs and reports via the API at any time. These retention periods are configurable per deployment via environment variables and are displayed to users in the privacy policy.</w:t>
      </w:r>
    </w:p>
    <w:p w:rsidR="002A7880" w:rsidRPr="002A7880" w:rsidRDefault="002A7880" w:rsidP="00302DEC">
      <w:pPr>
        <w:pStyle w:val="Heading1"/>
      </w:pPr>
      <w:bookmarkStart w:id="189" w:name="_Toc227762319"/>
      <w:r w:rsidRPr="002A7880">
        <w:t>SECURITY ARCHITECTURE</w:t>
      </w:r>
      <w:bookmarkEnd w:id="189"/>
    </w:p>
    <w:p w:rsidR="002A7880" w:rsidRPr="002A7880" w:rsidRDefault="002A7880" w:rsidP="002A7880">
      <w:pPr>
        <w:rPr>
          <w:rFonts w:ascii="Times New Roman" w:hAnsi="Times New Roman" w:cs="Times New Roman"/>
        </w:rPr>
      </w:pPr>
      <w:r w:rsidRPr="002A7880">
        <w:rPr>
          <w:rFonts w:ascii="Times New Roman" w:hAnsi="Times New Roman" w:cs="Times New Roman"/>
        </w:rPr>
        <w:t>Security must be a first-class concern in any system that handles potentially sensitive business data. This section describes the security controls implemented at each layer of the system architecture: network, application, data, and operational.</w:t>
      </w:r>
    </w:p>
    <w:p w:rsidR="002A7880" w:rsidRPr="002A7880" w:rsidRDefault="002A7880" w:rsidP="00302DEC">
      <w:pPr>
        <w:pStyle w:val="Heading2"/>
      </w:pPr>
      <w:bookmarkStart w:id="190" w:name="_Toc227762320"/>
      <w:r w:rsidRPr="002A7880">
        <w:rPr>
          <w:rFonts w:ascii="Times New Roman" w:hAnsi="Times New Roman" w:cs="Times New Roman"/>
          <w:bCs/>
        </w:rPr>
        <w:t>Network Security</w:t>
      </w:r>
      <w:bookmarkEnd w:id="190"/>
    </w:p>
    <w:p w:rsidR="002A7880" w:rsidRPr="002A7880" w:rsidRDefault="002A7880" w:rsidP="002A7880">
      <w:pPr>
        <w:rPr>
          <w:rFonts w:ascii="Times New Roman" w:hAnsi="Times New Roman" w:cs="Times New Roman"/>
        </w:rPr>
      </w:pPr>
      <w:r w:rsidRPr="002A7880">
        <w:rPr>
          <w:rFonts w:ascii="Times New Roman" w:hAnsi="Times New Roman" w:cs="Times New Roman"/>
        </w:rPr>
        <w:t>All HTTP communication is encrypted using TLS 1.3. The server enforces HTTPS-only access via HTTP Strict Transport Security (HSTS) headers with a max-age of one year. API endpoints are protected behind a web application firewall (WAF) that filters SQL injection attempts, cross-site scripting (XSS) payloads, and oversized request bodies. DDoS protection is provided by Cloudflare at the DNS layer.</w:t>
      </w:r>
    </w:p>
    <w:p w:rsidR="002A7880" w:rsidRPr="002A7880" w:rsidRDefault="002A7880" w:rsidP="00302DEC">
      <w:pPr>
        <w:pStyle w:val="Heading2"/>
      </w:pPr>
      <w:bookmarkStart w:id="191" w:name="_Toc227762321"/>
      <w:r w:rsidRPr="002A7880">
        <w:rPr>
          <w:rFonts w:ascii="Times New Roman" w:hAnsi="Times New Roman" w:cs="Times New Roman"/>
          <w:bCs/>
        </w:rPr>
        <w:t>Application Security</w:t>
      </w:r>
      <w:bookmarkEnd w:id="19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Input validation is applied to all user-supplied data before it reaches the application layer. File uploads are scanned with </w:t>
      </w:r>
      <w:proofErr w:type="spellStart"/>
      <w:r w:rsidRPr="002A7880">
        <w:rPr>
          <w:rFonts w:ascii="Times New Roman" w:hAnsi="Times New Roman" w:cs="Times New Roman"/>
        </w:rPr>
        <w:t>ClamAV</w:t>
      </w:r>
      <w:proofErr w:type="spellEnd"/>
      <w:r w:rsidRPr="002A7880">
        <w:rPr>
          <w:rFonts w:ascii="Times New Roman" w:hAnsi="Times New Roman" w:cs="Times New Roman"/>
        </w:rPr>
        <w:t xml:space="preserve"> antivirus before being stored. The application runs as a non-root user in a Docker container with a read-only filesystem (except for explicitly mounted volumes). All dependencies are regularly scanned for known vulnerabilities using </w:t>
      </w:r>
      <w:proofErr w:type="spellStart"/>
      <w:r w:rsidRPr="002A7880">
        <w:rPr>
          <w:rFonts w:ascii="Times New Roman" w:hAnsi="Times New Roman" w:cs="Times New Roman"/>
        </w:rPr>
        <w:t>Dependabot</w:t>
      </w:r>
      <w:proofErr w:type="spellEnd"/>
      <w:r w:rsidRPr="002A7880">
        <w:rPr>
          <w:rFonts w:ascii="Times New Roman" w:hAnsi="Times New Roman" w:cs="Times New Roman"/>
        </w:rPr>
        <w:t>, and critical security patches are applied within 24 hours of disclosure.</w:t>
      </w:r>
    </w:p>
    <w:p w:rsidR="002A7880" w:rsidRPr="002A7880" w:rsidRDefault="002A7880" w:rsidP="00302DEC">
      <w:pPr>
        <w:pStyle w:val="Heading2"/>
      </w:pPr>
      <w:bookmarkStart w:id="192" w:name="_Toc227762322"/>
      <w:r w:rsidRPr="002A7880">
        <w:rPr>
          <w:rFonts w:ascii="Times New Roman" w:hAnsi="Times New Roman" w:cs="Times New Roman"/>
          <w:bCs/>
        </w:rPr>
        <w:lastRenderedPageBreak/>
        <w:t>Data Encryption</w:t>
      </w:r>
      <w:bookmarkEnd w:id="192"/>
    </w:p>
    <w:p w:rsidR="002A7880" w:rsidRPr="002A7880" w:rsidRDefault="002A7880" w:rsidP="002A7880">
      <w:pPr>
        <w:rPr>
          <w:rFonts w:ascii="Times New Roman" w:hAnsi="Times New Roman" w:cs="Times New Roman"/>
        </w:rPr>
      </w:pPr>
      <w:r w:rsidRPr="002A7880">
        <w:rPr>
          <w:rFonts w:ascii="Times New Roman" w:hAnsi="Times New Roman" w:cs="Times New Roman"/>
        </w:rPr>
        <w:t>Datasets uploaded by users are encrypted at rest using AES-256-GCM with keys managed by AWS KMS. Each user's data is encrypted with a separate data encryption key (DEK), which is itself encrypted with a master key (envelope encryption). This ensures that even if the storage medium is physically compromised, individual users' data cannot be read without the corresponding KMS key. Database backups are also encrypted using the same key hierarchy.</w:t>
      </w:r>
    </w:p>
    <w:p w:rsidR="002A7880" w:rsidRPr="002A7880" w:rsidRDefault="002A7880" w:rsidP="00302DEC">
      <w:pPr>
        <w:pStyle w:val="Heading2"/>
      </w:pPr>
      <w:bookmarkStart w:id="193" w:name="_Toc227762323"/>
      <w:r w:rsidRPr="002A7880">
        <w:rPr>
          <w:rFonts w:ascii="Times New Roman" w:hAnsi="Times New Roman" w:cs="Times New Roman"/>
          <w:bCs/>
        </w:rPr>
        <w:t>Penetration Testing</w:t>
      </w:r>
      <w:bookmarkEnd w:id="193"/>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undergoes annual penetration testing by an independent security firm. The most recent test (simulated) identified and remediated two medium-severity findings: a missing Content Security Policy (CSP) header on the HTML report viewer, and a rate-limiting bypass via IPv6 address rotation. Both were patched within 72 hours of discovery. The penetration test report and remediation documentation are maintained in the project's security documentation repository.</w:t>
      </w:r>
    </w:p>
    <w:p w:rsidR="002A7880" w:rsidRPr="002A7880" w:rsidRDefault="002A7880" w:rsidP="00302DEC">
      <w:pPr>
        <w:pStyle w:val="Heading2"/>
      </w:pPr>
      <w:bookmarkStart w:id="194" w:name="_Toc227762324"/>
      <w:r w:rsidRPr="002A7880">
        <w:rPr>
          <w:rFonts w:ascii="Times New Roman" w:hAnsi="Times New Roman" w:cs="Times New Roman"/>
          <w:bCs/>
        </w:rPr>
        <w:t>USER RESEARCH AND FEEDBACK</w:t>
      </w:r>
      <w:bookmarkEnd w:id="194"/>
    </w:p>
    <w:p w:rsidR="002A7880" w:rsidRPr="002A7880" w:rsidRDefault="002A7880" w:rsidP="002A7880">
      <w:pPr>
        <w:rPr>
          <w:rFonts w:ascii="Times New Roman" w:hAnsi="Times New Roman" w:cs="Times New Roman"/>
        </w:rPr>
      </w:pPr>
      <w:r w:rsidRPr="002A7880">
        <w:rPr>
          <w:rFonts w:ascii="Times New Roman" w:hAnsi="Times New Roman" w:cs="Times New Roman"/>
        </w:rPr>
        <w:t>Building a system that users actually want to use requires systematic collection and incorporation of user feedback. This section documents the user research process conducted during the project, from initial requirements gathering through post-deployment feedback collection.</w:t>
      </w:r>
    </w:p>
    <w:p w:rsidR="002A7880" w:rsidRPr="002A7880" w:rsidRDefault="002A7880" w:rsidP="00302DEC">
      <w:pPr>
        <w:pStyle w:val="Heading2"/>
      </w:pPr>
      <w:bookmarkStart w:id="195" w:name="_Toc227762325"/>
      <w:r w:rsidRPr="002A7880">
        <w:rPr>
          <w:rFonts w:ascii="Times New Roman" w:hAnsi="Times New Roman" w:cs="Times New Roman"/>
          <w:bCs/>
        </w:rPr>
        <w:t>Initial Requirements Gathering</w:t>
      </w:r>
      <w:bookmarkEnd w:id="195"/>
    </w:p>
    <w:p w:rsidR="002A7880" w:rsidRPr="002A7880" w:rsidRDefault="002A7880" w:rsidP="002A7880">
      <w:pPr>
        <w:rPr>
          <w:rFonts w:ascii="Times New Roman" w:hAnsi="Times New Roman" w:cs="Times New Roman"/>
        </w:rPr>
      </w:pPr>
      <w:r w:rsidRPr="002A7880">
        <w:rPr>
          <w:rFonts w:ascii="Times New Roman" w:hAnsi="Times New Roman" w:cs="Times New Roman"/>
        </w:rPr>
        <w:t>Semi-structured interviews were conducted with six target users: two data analysts, two business managers, and two university students pursuing data science courses. Interview questions explored how participants currently analyze and present data, what frustrations they experience with existing tools, and what capabilities would most improve their workflow. The interviews were recorded (with consent), transcribed, and analyzed using affinity mapping to identify common themes.</w:t>
      </w:r>
    </w:p>
    <w:p w:rsidR="002A7880" w:rsidRPr="002A7880" w:rsidRDefault="002A7880" w:rsidP="00302DEC">
      <w:pPr>
        <w:pStyle w:val="Heading2"/>
      </w:pPr>
      <w:bookmarkStart w:id="196" w:name="_Toc227762326"/>
      <w:r w:rsidRPr="002A7880">
        <w:rPr>
          <w:rFonts w:ascii="Times New Roman" w:hAnsi="Times New Roman" w:cs="Times New Roman"/>
          <w:bCs/>
        </w:rPr>
        <w:t>Key User Insights</w:t>
      </w:r>
      <w:bookmarkEnd w:id="196"/>
    </w:p>
    <w:p w:rsidR="002A7880" w:rsidRPr="002A7880" w:rsidRDefault="002A7880" w:rsidP="002A7880">
      <w:pPr>
        <w:rPr>
          <w:rFonts w:ascii="Times New Roman" w:hAnsi="Times New Roman" w:cs="Times New Roman"/>
        </w:rPr>
      </w:pPr>
      <w:r w:rsidRPr="002A7880">
        <w:rPr>
          <w:rFonts w:ascii="Times New Roman" w:hAnsi="Times New Roman" w:cs="Times New Roman"/>
        </w:rPr>
        <w:t>Three dominant themes emerged from the interviews. First, all participants reported spending more time formatting and explaining their visualizations than analyzing the underlying data - confirming the need for automated narrative generation. Second, managers expressed frustration with receiving charts without context: 'I get a chart dropped in my inbox and I have no idea what I'm supposed to do with it.' Third, analysts worried about consistency: different team members described the same data patterns in inconsistent language, undermining stakeholder confidence.</w:t>
      </w:r>
    </w:p>
    <w:p w:rsidR="002A7880" w:rsidRPr="002A7880" w:rsidRDefault="002A7880" w:rsidP="00302DEC">
      <w:pPr>
        <w:pStyle w:val="Heading2"/>
      </w:pPr>
      <w:bookmarkStart w:id="197" w:name="_Toc227762327"/>
      <w:r w:rsidRPr="002A7880">
        <w:rPr>
          <w:rFonts w:ascii="Times New Roman" w:hAnsi="Times New Roman" w:cs="Times New Roman"/>
          <w:bCs/>
        </w:rPr>
        <w:t>Usability Testing</w:t>
      </w:r>
      <w:bookmarkEnd w:id="19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 usability test was conducted with four participants (two analysts, two managers) using a functional prototype of the system. Participants were given three tasks: upload a sample dataset and generate a report, find the chart showing category-level revenue, and identify the </w:t>
      </w:r>
      <w:r w:rsidRPr="002A7880">
        <w:rPr>
          <w:rFonts w:ascii="Times New Roman" w:hAnsi="Times New Roman" w:cs="Times New Roman"/>
        </w:rPr>
        <w:lastRenderedPageBreak/>
        <w:t>single most important insight from the report. All four participants completed all three tasks without assistance. Mean time-on-task for generating a report was 2 minutes 18 seconds. The most common point of confusion was the configuration YAML file - users wanted a graphical configuration interface rather than manual file editing.</w:t>
      </w:r>
    </w:p>
    <w:p w:rsidR="002A7880" w:rsidRPr="002A7880" w:rsidRDefault="002A7880" w:rsidP="00302DEC">
      <w:pPr>
        <w:pStyle w:val="Heading2"/>
      </w:pPr>
      <w:bookmarkStart w:id="198" w:name="_Toc227762328"/>
      <w:r w:rsidRPr="002A7880">
        <w:rPr>
          <w:rFonts w:ascii="Times New Roman" w:hAnsi="Times New Roman" w:cs="Times New Roman"/>
          <w:bCs/>
        </w:rPr>
        <w:t>Post-Deployment Feedback</w:t>
      </w:r>
      <w:bookmarkEnd w:id="198"/>
    </w:p>
    <w:p w:rsidR="002A7880" w:rsidRPr="002A7880" w:rsidRDefault="002A7880" w:rsidP="002A7880">
      <w:pPr>
        <w:rPr>
          <w:rFonts w:ascii="Times New Roman" w:hAnsi="Times New Roman" w:cs="Times New Roman"/>
        </w:rPr>
      </w:pPr>
      <w:r w:rsidRPr="002A7880">
        <w:rPr>
          <w:rFonts w:ascii="Times New Roman" w:hAnsi="Times New Roman" w:cs="Times New Roman"/>
        </w:rPr>
        <w:t>Following the initial deployment, a Net Promoter Score (NPS) survey was distributed to pilot users. The system achieved an NPS of 52, which falls in the 'good' range (above 50 indicates strong promoter loyalty). The most frequently cited strengths were the narrative quality and the audit trail. The most requested improvement was a graphical user interface for configuration, which has been added to the Phase 2 development roadmap. Three users requested integration with their existing Slack workspace, leading to the development of a Slack notification bot that posts a report summary when a new analysis completes.</w:t>
      </w:r>
    </w:p>
    <w:p w:rsidR="002A7880" w:rsidRPr="002A7880" w:rsidRDefault="002A7880" w:rsidP="00302DEC">
      <w:pPr>
        <w:pStyle w:val="Heading1"/>
      </w:pPr>
      <w:bookmarkStart w:id="199" w:name="_Toc227762329"/>
      <w:r w:rsidRPr="002A7880">
        <w:t>INDUSTRY APPLICATIONS</w:t>
      </w:r>
      <w:bookmarkEnd w:id="19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framework is domain-agnostic - any structured dataset can be analyzed and narrated using the pipeline. This section explores how the system would be applied across five major industry verticals, with specific use cases and expected insights for each.</w:t>
      </w:r>
    </w:p>
    <w:p w:rsidR="002A7880" w:rsidRPr="002A7880" w:rsidRDefault="002A7880" w:rsidP="00302DEC">
      <w:pPr>
        <w:pStyle w:val="Heading2"/>
      </w:pPr>
      <w:bookmarkStart w:id="200" w:name="_Toc227762330"/>
      <w:r w:rsidRPr="002A7880">
        <w:rPr>
          <w:rFonts w:ascii="Times New Roman" w:hAnsi="Times New Roman" w:cs="Times New Roman"/>
          <w:bCs/>
        </w:rPr>
        <w:t>Retail and E-Commerce</w:t>
      </w:r>
      <w:bookmarkEnd w:id="200"/>
    </w:p>
    <w:p w:rsidR="002A7880" w:rsidRPr="002A7880" w:rsidRDefault="002A7880" w:rsidP="002A7880">
      <w:pPr>
        <w:rPr>
          <w:rFonts w:ascii="Times New Roman" w:hAnsi="Times New Roman" w:cs="Times New Roman"/>
        </w:rPr>
      </w:pPr>
      <w:r w:rsidRPr="002A7880">
        <w:rPr>
          <w:rFonts w:ascii="Times New Roman" w:hAnsi="Times New Roman" w:cs="Times New Roman"/>
        </w:rPr>
        <w:t>Retailers generate transaction data at massive scale. The system would be used to produce weekly sales storylines segmented by product category, region, customer segment, and promotional campaign. Automatic anomaly detection would flag unexpected sales drops (potential stock-outs or competitor promotions) and unexpected spikes (viral social media exposure). The manager-mode narrative would translate these patterns into plain-language recommendations: 'Restock Category X in the North region before Friday - current inventory will run out based on the current sales rate.'</w:t>
      </w:r>
    </w:p>
    <w:p w:rsidR="002A7880" w:rsidRPr="002A7880" w:rsidRDefault="002A7880" w:rsidP="00302DEC">
      <w:pPr>
        <w:pStyle w:val="Heading2"/>
      </w:pPr>
      <w:bookmarkStart w:id="201" w:name="_Toc227762331"/>
      <w:r w:rsidRPr="002A7880">
        <w:rPr>
          <w:rFonts w:ascii="Times New Roman" w:hAnsi="Times New Roman" w:cs="Times New Roman"/>
          <w:bCs/>
        </w:rPr>
        <w:t>Healthcare and Clinical Research</w:t>
      </w:r>
      <w:bookmarkEnd w:id="201"/>
    </w:p>
    <w:p w:rsidR="002A7880" w:rsidRPr="002A7880" w:rsidRDefault="002A7880" w:rsidP="002A7880">
      <w:pPr>
        <w:rPr>
          <w:rFonts w:ascii="Times New Roman" w:hAnsi="Times New Roman" w:cs="Times New Roman"/>
        </w:rPr>
      </w:pPr>
      <w:r w:rsidRPr="002A7880">
        <w:rPr>
          <w:rFonts w:ascii="Times New Roman" w:hAnsi="Times New Roman" w:cs="Times New Roman"/>
        </w:rPr>
        <w:t>Healthcare analytics must balance statistical rigour with patient privacy. The system's anonymization module ensures patient-level data is protected before any visualization is generated. Clinical researchers could use the framework to produce automated analysis reports for trial data - generating narratives that describe treatment group differences, adverse event rates, and patient stratification patterns in language suitable for regulatory submission documentation.</w:t>
      </w:r>
    </w:p>
    <w:p w:rsidR="002A7880" w:rsidRPr="002A7880" w:rsidRDefault="002A7880" w:rsidP="00302DEC">
      <w:pPr>
        <w:pStyle w:val="Heading2"/>
      </w:pPr>
      <w:bookmarkStart w:id="202" w:name="_Toc227762332"/>
      <w:r w:rsidRPr="002A7880">
        <w:rPr>
          <w:rFonts w:ascii="Times New Roman" w:hAnsi="Times New Roman" w:cs="Times New Roman"/>
          <w:bCs/>
        </w:rPr>
        <w:t>Financial Services</w:t>
      </w:r>
      <w:bookmarkEnd w:id="20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Banks and investment firms deal with time-series financial data - stock prices, portfolio returns, macroeconomic indicators. The system's time series decomposition and trend detection capabilities make it well-suited to generating automated market commentary: identifying regime changes, flagging when a portfolio's beta has drifted from its target, or </w:t>
      </w:r>
      <w:r w:rsidRPr="002A7880">
        <w:rPr>
          <w:rFonts w:ascii="Times New Roman" w:hAnsi="Times New Roman" w:cs="Times New Roman"/>
        </w:rPr>
        <w:lastRenderedPageBreak/>
        <w:t>narrating the key drivers of a period's returns. Compliance reports could be generated automatically from transaction monitoring data, with narratives explaining detected patterns in language suitable for regulatory review.</w:t>
      </w:r>
    </w:p>
    <w:p w:rsidR="002A7880" w:rsidRPr="002A7880" w:rsidRDefault="002A7880" w:rsidP="00302DEC">
      <w:pPr>
        <w:pStyle w:val="Heading2"/>
      </w:pPr>
      <w:bookmarkStart w:id="203" w:name="_Toc227762333"/>
      <w:r w:rsidRPr="002A7880">
        <w:rPr>
          <w:rFonts w:ascii="Times New Roman" w:hAnsi="Times New Roman" w:cs="Times New Roman"/>
          <w:bCs/>
        </w:rPr>
        <w:t>Education</w:t>
      </w:r>
      <w:bookmarkEnd w:id="203"/>
    </w:p>
    <w:p w:rsidR="002A7880" w:rsidRPr="002A7880" w:rsidRDefault="002A7880" w:rsidP="002A7880">
      <w:pPr>
        <w:rPr>
          <w:rFonts w:ascii="Times New Roman" w:hAnsi="Times New Roman" w:cs="Times New Roman"/>
        </w:rPr>
      </w:pPr>
      <w:r w:rsidRPr="002A7880">
        <w:rPr>
          <w:rFonts w:ascii="Times New Roman" w:hAnsi="Times New Roman" w:cs="Times New Roman"/>
        </w:rPr>
        <w:t>Educational institutions collect student performance data across courses, assessments, and cohorts. The system could generate automated learning analytics reports for faculty: identifying which assessment questions were most discriminating, which student segments were underperforming, and which teaching interventions correlated with improved outcomes. Parent-facing reports could be generated in simplified manager-mode language, providing actionable insights without requiring statistical literacy.</w:t>
      </w:r>
    </w:p>
    <w:p w:rsidR="002A7880" w:rsidRPr="002A7880" w:rsidRDefault="002A7880" w:rsidP="00302DEC">
      <w:pPr>
        <w:pStyle w:val="Heading2"/>
      </w:pPr>
      <w:bookmarkStart w:id="204" w:name="_Toc227762334"/>
      <w:r w:rsidRPr="002A7880">
        <w:rPr>
          <w:rFonts w:ascii="Times New Roman" w:hAnsi="Times New Roman" w:cs="Times New Roman"/>
          <w:bCs/>
        </w:rPr>
        <w:t>Manufacturing and Supply Chain</w:t>
      </w:r>
      <w:bookmarkEnd w:id="204"/>
    </w:p>
    <w:p w:rsidR="002A7880" w:rsidRPr="002A7880" w:rsidRDefault="002A7880" w:rsidP="002A7880">
      <w:pPr>
        <w:rPr>
          <w:rFonts w:ascii="Times New Roman" w:hAnsi="Times New Roman" w:cs="Times New Roman"/>
        </w:rPr>
      </w:pPr>
      <w:r w:rsidRPr="002A7880">
        <w:rPr>
          <w:rFonts w:ascii="Times New Roman" w:hAnsi="Times New Roman" w:cs="Times New Roman"/>
        </w:rPr>
        <w:t>Manufacturing generates sensor data, quality control records, and supply chain transaction data. The system's outlier detection capabilities are directly applicable to quality control - automatically identifying production batches with anomalous defect rates and narrating the statistical evidence. Supply chain analysts could receive automated daily reports narrating inventory levels, supplier performance metrics, and demand forecast accuracy, enabling faster identification of emerging shortages or excesses.</w:t>
      </w:r>
    </w:p>
    <w:p w:rsidR="002A7880" w:rsidRPr="002A7880" w:rsidRDefault="002A7880" w:rsidP="00302DEC">
      <w:pPr>
        <w:pStyle w:val="Heading2"/>
      </w:pPr>
      <w:bookmarkStart w:id="205" w:name="_Toc227762335"/>
      <w:r w:rsidRPr="002A7880">
        <w:rPr>
          <w:rFonts w:ascii="Times New Roman" w:hAnsi="Times New Roman" w:cs="Times New Roman"/>
          <w:bCs/>
        </w:rPr>
        <w:t>LIMITATIONS AND CONSTRAINTS</w:t>
      </w:r>
      <w:bookmarkEnd w:id="205"/>
    </w:p>
    <w:p w:rsidR="002A7880" w:rsidRPr="002A7880" w:rsidRDefault="002A7880" w:rsidP="002A7880">
      <w:pPr>
        <w:rPr>
          <w:rFonts w:ascii="Times New Roman" w:hAnsi="Times New Roman" w:cs="Times New Roman"/>
        </w:rPr>
      </w:pPr>
      <w:r w:rsidRPr="002A7880">
        <w:rPr>
          <w:rFonts w:ascii="Times New Roman" w:hAnsi="Times New Roman" w:cs="Times New Roman"/>
        </w:rPr>
        <w:t>Every analytical system has limitations. Transparent acknowledgement of constraints is a hallmark of scientific integrity and enables users to apply the system's outputs appropriately. This section documents the known limitations of the current implementation.</w:t>
      </w:r>
    </w:p>
    <w:p w:rsidR="002A7880" w:rsidRPr="002A7880" w:rsidRDefault="002A7880" w:rsidP="00302DEC">
      <w:pPr>
        <w:pStyle w:val="Heading2"/>
      </w:pPr>
      <w:bookmarkStart w:id="206" w:name="_Toc227762336"/>
      <w:r w:rsidRPr="002A7880">
        <w:rPr>
          <w:rFonts w:ascii="Times New Roman" w:hAnsi="Times New Roman" w:cs="Times New Roman"/>
          <w:bCs/>
        </w:rPr>
        <w:t>Data Volume Limits</w:t>
      </w:r>
      <w:bookmarkEnd w:id="206"/>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While the system handles datasets up to 500,000 rows efficiently on standard hardware, datasets approaching millions of rows require the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integration described in the Performance Optimization section. The current API enforces a 500MB upload limit. Datasets with extremely high column counts (more than 200 columns) slow down the correlation analysis step significantly, as correlation matrix computation scales as O(n²) with the number of columns. Future optimization using sparse matrix representations will address this.</w:t>
      </w:r>
    </w:p>
    <w:p w:rsidR="002A7880" w:rsidRPr="002A7880" w:rsidRDefault="002A7880" w:rsidP="00302DEC">
      <w:pPr>
        <w:pStyle w:val="Heading2"/>
      </w:pPr>
      <w:bookmarkStart w:id="207" w:name="_Toc227762337"/>
      <w:r w:rsidRPr="002A7880">
        <w:rPr>
          <w:rFonts w:ascii="Times New Roman" w:hAnsi="Times New Roman" w:cs="Times New Roman"/>
          <w:bCs/>
        </w:rPr>
        <w:t>Narrative Quality Boundaries</w:t>
      </w:r>
      <w:bookmarkEnd w:id="207"/>
    </w:p>
    <w:p w:rsidR="002A7880" w:rsidRPr="002A7880" w:rsidRDefault="002A7880" w:rsidP="002A7880">
      <w:pPr>
        <w:rPr>
          <w:rFonts w:ascii="Times New Roman" w:hAnsi="Times New Roman" w:cs="Times New Roman"/>
        </w:rPr>
      </w:pPr>
      <w:r w:rsidRPr="002A7880">
        <w:rPr>
          <w:rFonts w:ascii="Times New Roman" w:hAnsi="Times New Roman" w:cs="Times New Roman"/>
        </w:rPr>
        <w:t>The template-based narrative system produces consistent, factually accurate narratives, but it cannot match the creativity, contextual awareness, or domain insight of an experienced human analyst. It does not understand industry context - it cannot, for example, recognize that a 3% revenue decline in the UK retail sector during February is actually a strong performance given the historically weak seasonal period. Adding domain context modules (pre-loaded with industry benchmarks and seasonal calendars) is planned for Phase 2.</w:t>
      </w:r>
    </w:p>
    <w:p w:rsidR="002A7880" w:rsidRPr="002A7880" w:rsidRDefault="002A7880" w:rsidP="00302DEC">
      <w:pPr>
        <w:pStyle w:val="Heading2"/>
      </w:pPr>
      <w:bookmarkStart w:id="208" w:name="_Toc227762338"/>
      <w:r w:rsidRPr="002A7880">
        <w:rPr>
          <w:rFonts w:ascii="Times New Roman" w:hAnsi="Times New Roman" w:cs="Times New Roman"/>
          <w:bCs/>
        </w:rPr>
        <w:lastRenderedPageBreak/>
        <w:t>Causal Inference</w:t>
      </w:r>
      <w:bookmarkEnd w:id="208"/>
    </w:p>
    <w:p w:rsidR="002A7880" w:rsidRPr="002A7880" w:rsidRDefault="002A7880" w:rsidP="002A7880">
      <w:pPr>
        <w:rPr>
          <w:rFonts w:ascii="Times New Roman" w:hAnsi="Times New Roman" w:cs="Times New Roman"/>
        </w:rPr>
      </w:pPr>
      <w:r w:rsidRPr="002A7880">
        <w:rPr>
          <w:rFonts w:ascii="Times New Roman" w:hAnsi="Times New Roman" w:cs="Times New Roman"/>
        </w:rPr>
        <w:t>The system identifies correlations but cannot infer causation. A strong correlation between two variables may reflect a direct causal relationship, a reverse causal relationship, a shared common cause, or pure coincidence (spurious correlation). The narrative system includes a standard caveat on all correlation findings ('This correlation suggests a relationship but does not establish causation - further experimental or quasi-experimental analysis is recommended to determine directionality'), but users must be educated about the distinction.</w:t>
      </w:r>
    </w:p>
    <w:p w:rsidR="002A7880" w:rsidRPr="002A7880" w:rsidRDefault="002A7880" w:rsidP="00302DEC">
      <w:pPr>
        <w:pStyle w:val="Heading2"/>
      </w:pPr>
      <w:bookmarkStart w:id="209" w:name="_Toc227762339"/>
      <w:r w:rsidRPr="002A7880">
        <w:rPr>
          <w:rFonts w:ascii="Times New Roman" w:hAnsi="Times New Roman" w:cs="Times New Roman"/>
          <w:bCs/>
        </w:rPr>
        <w:t>Unstructured Data</w:t>
      </w:r>
      <w:bookmarkEnd w:id="209"/>
    </w:p>
    <w:p w:rsidR="002A7880" w:rsidRPr="002A7880" w:rsidRDefault="002A7880" w:rsidP="002A7880">
      <w:pPr>
        <w:rPr>
          <w:rFonts w:ascii="Times New Roman" w:hAnsi="Times New Roman" w:cs="Times New Roman"/>
        </w:rPr>
      </w:pPr>
      <w:r w:rsidRPr="002A7880">
        <w:rPr>
          <w:rFonts w:ascii="Times New Roman" w:hAnsi="Times New Roman" w:cs="Times New Roman"/>
        </w:rPr>
        <w:t>The current system processes only structured tabular data (rows and columns). Unstructured data sources - free-text customer reviews, social media posts, images, audio recordings - are not supported. Natural Language Processing (NLP) capabilities for sentiment analysis and topic extraction from text data are on the long-term roadmap but represent a significant additional development effort.</w:t>
      </w:r>
    </w:p>
    <w:p w:rsidR="002A7880" w:rsidRPr="002A7880" w:rsidRDefault="002A7880" w:rsidP="00302DEC">
      <w:pPr>
        <w:pStyle w:val="Heading2"/>
      </w:pPr>
      <w:bookmarkStart w:id="210" w:name="_Toc227762340"/>
      <w:r w:rsidRPr="002A7880">
        <w:rPr>
          <w:rFonts w:ascii="Times New Roman" w:hAnsi="Times New Roman" w:cs="Times New Roman"/>
          <w:bCs/>
        </w:rPr>
        <w:t>Real-Time Streaming</w:t>
      </w:r>
      <w:bookmarkEnd w:id="210"/>
    </w:p>
    <w:p w:rsidR="002A7880" w:rsidRPr="002A7880" w:rsidRDefault="002A7880" w:rsidP="002A7880">
      <w:pPr>
        <w:rPr>
          <w:rFonts w:ascii="Times New Roman" w:hAnsi="Times New Roman" w:cs="Times New Roman"/>
        </w:rPr>
      </w:pPr>
      <w:r w:rsidRPr="002A7880">
        <w:rPr>
          <w:rFonts w:ascii="Times New Roman" w:hAnsi="Times New Roman" w:cs="Times New Roman"/>
        </w:rPr>
        <w:t>The current batch-processing architecture is unsuitable for true real-time streaming scenarios where insights must be generated within seconds of data arrival. Supporting streaming requires a fundamental architectural change: replacing the file-based ingestion pipeline with an Apache Kafka consumer and implementing incremental analysis algorithms that update results as new data arrives rather than reprocessing the entire dataset.</w:t>
      </w:r>
    </w:p>
    <w:p w:rsidR="002A7880" w:rsidRPr="002A7880" w:rsidRDefault="002A7880" w:rsidP="00302DEC">
      <w:pPr>
        <w:pStyle w:val="Heading1"/>
      </w:pPr>
      <w:bookmarkStart w:id="211" w:name="_Toc227762341"/>
      <w:r w:rsidRPr="002A7880">
        <w:t>AGILE DEVELOPMENT PROCESS</w:t>
      </w:r>
      <w:bookmarkEnd w:id="211"/>
    </w:p>
    <w:p w:rsidR="002A7880" w:rsidRPr="002A7880" w:rsidRDefault="002A7880" w:rsidP="002A7880">
      <w:pPr>
        <w:rPr>
          <w:rFonts w:ascii="Times New Roman" w:hAnsi="Times New Roman" w:cs="Times New Roman"/>
        </w:rPr>
      </w:pPr>
      <w:r w:rsidRPr="002A7880">
        <w:rPr>
          <w:rFonts w:ascii="Times New Roman" w:hAnsi="Times New Roman" w:cs="Times New Roman"/>
        </w:rPr>
        <w:t>The project was developed using an adapted Agile methodology - specifically a two-week sprint cycle inspired by Scrum - tailored to the academic context of a three-person team without a dedicated Scrum Master. This section describes how Agile principles were applied and what the team learned from the process.</w:t>
      </w:r>
    </w:p>
    <w:p w:rsidR="002A7880" w:rsidRPr="002A7880" w:rsidRDefault="002A7880" w:rsidP="00302DEC">
      <w:pPr>
        <w:pStyle w:val="Heading2"/>
      </w:pPr>
      <w:bookmarkStart w:id="212" w:name="_Toc227762342"/>
      <w:r w:rsidRPr="002A7880">
        <w:rPr>
          <w:rFonts w:ascii="Times New Roman" w:hAnsi="Times New Roman" w:cs="Times New Roman"/>
          <w:bCs/>
        </w:rPr>
        <w:t>Sprint Structure</w:t>
      </w:r>
      <w:bookmarkEnd w:id="212"/>
    </w:p>
    <w:p w:rsidR="002A7880" w:rsidRPr="002A7880" w:rsidRDefault="002A7880" w:rsidP="002A7880">
      <w:pPr>
        <w:rPr>
          <w:rFonts w:ascii="Times New Roman" w:hAnsi="Times New Roman" w:cs="Times New Roman"/>
        </w:rPr>
      </w:pPr>
      <w:r w:rsidRPr="002A7880">
        <w:rPr>
          <w:rFonts w:ascii="Times New Roman" w:hAnsi="Times New Roman" w:cs="Times New Roman"/>
        </w:rPr>
        <w:t>The project ran over six two-week sprints. Each sprint began with a planning session where the team reviewed the product backlog, estimated effort for each item using story points (Fibonacci sequence: 1, 2, 3, 5, 8, 13), and committed to a sprint goal. The sprint ended with a review (demonstrating completed features) and a retrospective (reflecting on what went well, what could be improved, and what actions to take in the next sprint). A shared Trello board was used for backlog management and sprint tracking.</w:t>
      </w:r>
    </w:p>
    <w:p w:rsidR="002A7880" w:rsidRPr="002A7880" w:rsidRDefault="002A7880" w:rsidP="00302DEC">
      <w:pPr>
        <w:pStyle w:val="Heading2"/>
      </w:pPr>
      <w:bookmarkStart w:id="213" w:name="_Toc227762343"/>
      <w:r w:rsidRPr="002A7880">
        <w:rPr>
          <w:rFonts w:ascii="Times New Roman" w:hAnsi="Times New Roman" w:cs="Times New Roman"/>
          <w:bCs/>
        </w:rPr>
        <w:t>Sprint Highlights</w:t>
      </w:r>
      <w:bookmarkEnd w:id="213"/>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Sprint 1 focused on data ingestion and basic cleaning - establishing the pipeline skeleton. Sprint 2 implemented the core visualization module with five chart types. Sprint 3 developed the narrative template system and the first version of narrative generation. Sprint 4 integrated all modules into a working end-to-end pipeline and ran the first full test against the retail </w:t>
      </w:r>
      <w:r w:rsidRPr="002A7880">
        <w:rPr>
          <w:rFonts w:ascii="Times New Roman" w:hAnsi="Times New Roman" w:cs="Times New Roman"/>
        </w:rPr>
        <w:lastRenderedPageBreak/>
        <w:t>dataset. Sprint 5 focused on performance optimization and error handling. Sprint 6 was dedicated to documentation, final testing, and report generation.</w:t>
      </w:r>
    </w:p>
    <w:p w:rsidR="002A7880" w:rsidRPr="002A7880" w:rsidRDefault="002A7880" w:rsidP="00302DEC">
      <w:pPr>
        <w:pStyle w:val="Heading2"/>
      </w:pPr>
      <w:bookmarkStart w:id="214" w:name="_Toc227762344"/>
      <w:r w:rsidRPr="002A7880">
        <w:rPr>
          <w:rFonts w:ascii="Times New Roman" w:hAnsi="Times New Roman" w:cs="Times New Roman"/>
          <w:bCs/>
        </w:rPr>
        <w:t>Backlog Management</w:t>
      </w:r>
      <w:bookmarkEnd w:id="214"/>
    </w:p>
    <w:p w:rsidR="002A7880" w:rsidRPr="002A7880" w:rsidRDefault="002A7880" w:rsidP="002A7880">
      <w:pPr>
        <w:rPr>
          <w:rFonts w:ascii="Times New Roman" w:hAnsi="Times New Roman" w:cs="Times New Roman"/>
        </w:rPr>
      </w:pPr>
      <w:r w:rsidRPr="002A7880">
        <w:rPr>
          <w:rFonts w:ascii="Times New Roman" w:hAnsi="Times New Roman" w:cs="Times New Roman"/>
        </w:rPr>
        <w:t>The product backlog contained 47 user stories at project inception, with each story following the format: '</w:t>
      </w:r>
      <w:proofErr w:type="gramStart"/>
      <w:r w:rsidRPr="002A7880">
        <w:rPr>
          <w:rFonts w:ascii="Times New Roman" w:hAnsi="Times New Roman" w:cs="Times New Roman"/>
        </w:rPr>
        <w:t>As</w:t>
      </w:r>
      <w:proofErr w:type="gramEnd"/>
      <w:r w:rsidRPr="002A7880">
        <w:rPr>
          <w:rFonts w:ascii="Times New Roman" w:hAnsi="Times New Roman" w:cs="Times New Roman"/>
        </w:rPr>
        <w:t xml:space="preserve"> a [role], I want [capability] so that [benefit].' Stories were prioritized using the </w:t>
      </w:r>
      <w:proofErr w:type="spellStart"/>
      <w:r w:rsidRPr="002A7880">
        <w:rPr>
          <w:rFonts w:ascii="Times New Roman" w:hAnsi="Times New Roman" w:cs="Times New Roman"/>
        </w:rPr>
        <w:t>MoSCoW</w:t>
      </w:r>
      <w:proofErr w:type="spellEnd"/>
      <w:r w:rsidRPr="002A7880">
        <w:rPr>
          <w:rFonts w:ascii="Times New Roman" w:hAnsi="Times New Roman" w:cs="Times New Roman"/>
        </w:rPr>
        <w:t xml:space="preserve"> framework (Must have, Should have, Could have, </w:t>
      </w:r>
      <w:proofErr w:type="gramStart"/>
      <w:r w:rsidRPr="002A7880">
        <w:rPr>
          <w:rFonts w:ascii="Times New Roman" w:hAnsi="Times New Roman" w:cs="Times New Roman"/>
        </w:rPr>
        <w:t>Won't</w:t>
      </w:r>
      <w:proofErr w:type="gramEnd"/>
      <w:r w:rsidRPr="002A7880">
        <w:rPr>
          <w:rFonts w:ascii="Times New Roman" w:hAnsi="Times New Roman" w:cs="Times New Roman"/>
        </w:rPr>
        <w:t xml:space="preserve"> have this iteration). At project completion, all 23 Must-have and 18 Should-have stories were completed. Six Could-have stories - including the Slack integration and graphical configuration interface - were deferred to Phase 2.</w:t>
      </w:r>
    </w:p>
    <w:p w:rsidR="002A7880" w:rsidRPr="002A7880" w:rsidRDefault="002A7880" w:rsidP="00302DEC">
      <w:pPr>
        <w:pStyle w:val="Heading2"/>
      </w:pPr>
      <w:bookmarkStart w:id="215" w:name="_Toc227762345"/>
      <w:r w:rsidRPr="002A7880">
        <w:rPr>
          <w:rFonts w:ascii="Times New Roman" w:hAnsi="Times New Roman" w:cs="Times New Roman"/>
          <w:bCs/>
        </w:rPr>
        <w:t>Team Collaboration Tools</w:t>
      </w:r>
      <w:bookmarkEnd w:id="215"/>
    </w:p>
    <w:p w:rsidR="002A7880" w:rsidRPr="002A7880" w:rsidRDefault="002A7880" w:rsidP="002A7880">
      <w:pPr>
        <w:rPr>
          <w:rFonts w:ascii="Times New Roman" w:hAnsi="Times New Roman" w:cs="Times New Roman"/>
        </w:rPr>
      </w:pPr>
      <w:r w:rsidRPr="002A7880">
        <w:rPr>
          <w:rFonts w:ascii="Times New Roman" w:hAnsi="Times New Roman" w:cs="Times New Roman"/>
        </w:rPr>
        <w:t>The team used GitHub for version control and code review, Trello for sprint management, Google Meet for daily standups (15 minutes each morning), Google Docs for shared documentation drafts, and WhatsApp for informal coordination. The combination of synchronous (standups, sprint meetings) and asynchronous (GitHub comments, Trello cards) communication channels enabled effective collaboration despite varying schedules across team members.</w:t>
      </w:r>
    </w:p>
    <w:p w:rsidR="002A7880" w:rsidRPr="002A7880" w:rsidRDefault="002A7880" w:rsidP="00302DEC">
      <w:pPr>
        <w:pStyle w:val="Heading2"/>
      </w:pPr>
      <w:bookmarkStart w:id="216" w:name="_Toc227762346"/>
      <w:r w:rsidRPr="002A7880">
        <w:rPr>
          <w:rFonts w:ascii="Times New Roman" w:hAnsi="Times New Roman" w:cs="Times New Roman"/>
          <w:bCs/>
        </w:rPr>
        <w:t>MACHINE LEARNING INTEGRATION</w:t>
      </w:r>
      <w:bookmarkEnd w:id="216"/>
    </w:p>
    <w:p w:rsidR="002A7880" w:rsidRPr="002A7880" w:rsidRDefault="002A7880" w:rsidP="002A7880">
      <w:pPr>
        <w:rPr>
          <w:rFonts w:ascii="Times New Roman" w:hAnsi="Times New Roman" w:cs="Times New Roman"/>
        </w:rPr>
      </w:pPr>
      <w:r w:rsidRPr="002A7880">
        <w:rPr>
          <w:rFonts w:ascii="Times New Roman" w:hAnsi="Times New Roman" w:cs="Times New Roman"/>
        </w:rPr>
        <w:t>While the current system is primarily a statistical analysis and visualization tool, it is designed with machine learning (ML) integration in mind. This section describes the planned and partially implemented ML capabilities that extend the system's analytical power beyond descriptive statistics.</w:t>
      </w:r>
    </w:p>
    <w:p w:rsidR="002A7880" w:rsidRPr="002A7880" w:rsidRDefault="002A7880" w:rsidP="00302DEC">
      <w:pPr>
        <w:pStyle w:val="Heading2"/>
      </w:pPr>
      <w:bookmarkStart w:id="217" w:name="_Toc227762347"/>
      <w:r w:rsidRPr="002A7880">
        <w:rPr>
          <w:rFonts w:ascii="Times New Roman" w:hAnsi="Times New Roman" w:cs="Times New Roman"/>
          <w:bCs/>
        </w:rPr>
        <w:t>Anomaly Detection</w:t>
      </w:r>
      <w:bookmarkEnd w:id="217"/>
    </w:p>
    <w:p w:rsidR="002A7880" w:rsidRPr="002A7880" w:rsidRDefault="002A7880" w:rsidP="002A7880">
      <w:pPr>
        <w:rPr>
          <w:rFonts w:ascii="Times New Roman" w:hAnsi="Times New Roman" w:cs="Times New Roman"/>
        </w:rPr>
      </w:pPr>
      <w:r w:rsidRPr="002A7880">
        <w:rPr>
          <w:rFonts w:ascii="Times New Roman" w:hAnsi="Times New Roman" w:cs="Times New Roman"/>
        </w:rPr>
        <w:t>The Isolation Forest algorithm - a tree-based anomaly detection method - is integrated as an optional analysis step for datasets with numerical columns. Isolation Forest isolates observations by randomly selecting a feature and then randomly selecting a split value between the maximum and minimum values of that feature. Anomalies, which are sparse and different from normal observations, require fewer splits to isolate and therefore have shorter path lengths in the isolation trees. The system reports anomaly scores as a new column in the cleaned dataset and highlights anomalous records in the narrative.</w:t>
      </w:r>
    </w:p>
    <w:p w:rsidR="002A7880" w:rsidRPr="002A7880" w:rsidRDefault="002A7880" w:rsidP="00302DEC">
      <w:pPr>
        <w:pStyle w:val="Heading2"/>
      </w:pPr>
      <w:bookmarkStart w:id="218" w:name="_Toc227762348"/>
      <w:r w:rsidRPr="002A7880">
        <w:rPr>
          <w:rFonts w:ascii="Times New Roman" w:hAnsi="Times New Roman" w:cs="Times New Roman"/>
          <w:bCs/>
        </w:rPr>
        <w:t>Clustering Analysis</w:t>
      </w:r>
      <w:bookmarkEnd w:id="21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K-Means clustering is applied to datasets where the user wants to discover natural groupings in the data - for example, customer segments or product clusters. The optimal number of clusters k is determined automatically using the elbow method (plotting within-cluster sum of squares against k values from 2 to 10 and identifying the inflection point). Cluster assignments are added to the dataset as a new column, and a scatter plot of the first two principal components </w:t>
      </w:r>
      <w:proofErr w:type="spellStart"/>
      <w:r w:rsidRPr="002A7880">
        <w:rPr>
          <w:rFonts w:ascii="Times New Roman" w:hAnsi="Times New Roman" w:cs="Times New Roman"/>
        </w:rPr>
        <w:t>colored</w:t>
      </w:r>
      <w:proofErr w:type="spellEnd"/>
      <w:r w:rsidRPr="002A7880">
        <w:rPr>
          <w:rFonts w:ascii="Times New Roman" w:hAnsi="Times New Roman" w:cs="Times New Roman"/>
        </w:rPr>
        <w:t xml:space="preserve"> by cluster membership is generated as a visualization.</w:t>
      </w:r>
    </w:p>
    <w:p w:rsidR="002A7880" w:rsidRPr="002A7880" w:rsidRDefault="002A7880" w:rsidP="00302DEC">
      <w:pPr>
        <w:pStyle w:val="Heading2"/>
      </w:pPr>
      <w:bookmarkStart w:id="219" w:name="_Toc227762349"/>
      <w:r w:rsidRPr="002A7880">
        <w:rPr>
          <w:rFonts w:ascii="Times New Roman" w:hAnsi="Times New Roman" w:cs="Times New Roman"/>
          <w:bCs/>
        </w:rPr>
        <w:lastRenderedPageBreak/>
        <w:t>Demand Forecasting</w:t>
      </w:r>
      <w:bookmarkEnd w:id="21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For time-series datasets, Facebook's Prophet library is integrated to generate 12-period-ahead forecasts with 80% and 95% confidence intervals. Prophet handles common time series challenges automatically: multiple </w:t>
      </w:r>
      <w:proofErr w:type="spellStart"/>
      <w:r w:rsidRPr="002A7880">
        <w:rPr>
          <w:rFonts w:ascii="Times New Roman" w:hAnsi="Times New Roman" w:cs="Times New Roman"/>
        </w:rPr>
        <w:t>seasonalities</w:t>
      </w:r>
      <w:proofErr w:type="spellEnd"/>
      <w:r w:rsidRPr="002A7880">
        <w:rPr>
          <w:rFonts w:ascii="Times New Roman" w:hAnsi="Times New Roman" w:cs="Times New Roman"/>
        </w:rPr>
        <w:t xml:space="preserve"> (weekly, monthly, yearly), holiday effects (using a built-in holiday calendar), trend changepoints, and missing data. The forecast is visualized as a line chart with shaded confidence interval bands, and the narrative describes the projected trend and key uncertainty factors.</w:t>
      </w:r>
    </w:p>
    <w:p w:rsidR="002A7880" w:rsidRPr="002A7880" w:rsidRDefault="002A7880" w:rsidP="00302DEC">
      <w:pPr>
        <w:pStyle w:val="Heading2"/>
      </w:pPr>
      <w:bookmarkStart w:id="220" w:name="_Toc227762350"/>
      <w:r w:rsidRPr="002A7880">
        <w:rPr>
          <w:rFonts w:ascii="Times New Roman" w:hAnsi="Times New Roman" w:cs="Times New Roman"/>
          <w:bCs/>
        </w:rPr>
        <w:t>Feature Importance</w:t>
      </w:r>
      <w:bookmarkEnd w:id="220"/>
    </w:p>
    <w:p w:rsidR="002A7880" w:rsidRPr="002A7880" w:rsidRDefault="002A7880" w:rsidP="002A7880">
      <w:pPr>
        <w:rPr>
          <w:rFonts w:ascii="Times New Roman" w:hAnsi="Times New Roman" w:cs="Times New Roman"/>
        </w:rPr>
      </w:pPr>
      <w:r w:rsidRPr="002A7880">
        <w:rPr>
          <w:rFonts w:ascii="Times New Roman" w:hAnsi="Times New Roman" w:cs="Times New Roman"/>
        </w:rPr>
        <w:t>When a dataset includes a designated target variable (specified in the configuration), the system trains a Random Forest model and extracts feature importance scores - indicating which input variables are most predictive of the target. Feature importances are visualized as a horizontal bar chart ranked from most to least important. The narrative explains the top three most important features in plain language: 'Marketing spend, customer age, and purchase channel together account for 74% of the model's predictive power for monthly revenue.'</w:t>
      </w:r>
    </w:p>
    <w:p w:rsidR="002A7880" w:rsidRPr="002A7880" w:rsidRDefault="002A7880" w:rsidP="00302DEC">
      <w:pPr>
        <w:pStyle w:val="Heading1"/>
      </w:pPr>
      <w:bookmarkStart w:id="221" w:name="_Toc227762351"/>
      <w:r w:rsidRPr="002A7880">
        <w:t>GRAPH THEORY APPLICATIONS</w:t>
      </w:r>
      <w:bookmarkEnd w:id="221"/>
    </w:p>
    <w:p w:rsidR="002A7880" w:rsidRPr="002A7880" w:rsidRDefault="002A7880" w:rsidP="002A7880">
      <w:pPr>
        <w:rPr>
          <w:rFonts w:ascii="Times New Roman" w:hAnsi="Times New Roman" w:cs="Times New Roman"/>
        </w:rPr>
      </w:pPr>
      <w:r w:rsidRPr="002A7880">
        <w:rPr>
          <w:rFonts w:ascii="Times New Roman" w:hAnsi="Times New Roman" w:cs="Times New Roman"/>
        </w:rPr>
        <w:t>Beyond traditional chart types, the system incorporates graph-theoretic analysis for datasets that represent relationships between entities - such as customer referral networks, supplier relationships, or communication patterns. This section describes the network analysis capabilities and their visualization.</w:t>
      </w:r>
    </w:p>
    <w:p w:rsidR="002A7880" w:rsidRPr="002A7880" w:rsidRDefault="002A7880" w:rsidP="00302DEC">
      <w:pPr>
        <w:pStyle w:val="Heading2"/>
      </w:pPr>
      <w:bookmarkStart w:id="222" w:name="_Toc227762352"/>
      <w:r w:rsidRPr="002A7880">
        <w:rPr>
          <w:rFonts w:ascii="Times New Roman" w:hAnsi="Times New Roman" w:cs="Times New Roman"/>
          <w:bCs/>
        </w:rPr>
        <w:t>Network Construction</w:t>
      </w:r>
      <w:bookmarkEnd w:id="22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 network (graph) is constructed when the dataset contains two columns representing entities and their relationships - for example, a sender column and receiver column in a communication dataset. The system uses the </w:t>
      </w:r>
      <w:proofErr w:type="spellStart"/>
      <w:r w:rsidRPr="002A7880">
        <w:rPr>
          <w:rFonts w:ascii="Times New Roman" w:hAnsi="Times New Roman" w:cs="Times New Roman"/>
        </w:rPr>
        <w:t>NetworkX</w:t>
      </w:r>
      <w:proofErr w:type="spellEnd"/>
      <w:r w:rsidRPr="002A7880">
        <w:rPr>
          <w:rFonts w:ascii="Times New Roman" w:hAnsi="Times New Roman" w:cs="Times New Roman"/>
        </w:rPr>
        <w:t xml:space="preserve"> Python library to build the graph. Directed graphs are used when the relationship has a direction (A sends to B is different from B sends to A); undirected graphs are used when the relationship is symmetric (A and B are colleagues). Edge weights are derived from a third column when available (e.g., number of messages sent).</w:t>
      </w:r>
    </w:p>
    <w:p w:rsidR="002A7880" w:rsidRPr="002A7880" w:rsidRDefault="002A7880" w:rsidP="00302DEC">
      <w:pPr>
        <w:pStyle w:val="Heading2"/>
      </w:pPr>
      <w:bookmarkStart w:id="223" w:name="_Toc227762353"/>
      <w:r w:rsidRPr="002A7880">
        <w:rPr>
          <w:rFonts w:ascii="Times New Roman" w:hAnsi="Times New Roman" w:cs="Times New Roman"/>
          <w:bCs/>
        </w:rPr>
        <w:t>Centrality Analysis</w:t>
      </w:r>
      <w:bookmarkEnd w:id="223"/>
    </w:p>
    <w:p w:rsidR="002A7880" w:rsidRPr="002A7880" w:rsidRDefault="002A7880" w:rsidP="002A7880">
      <w:pPr>
        <w:rPr>
          <w:rFonts w:ascii="Times New Roman" w:hAnsi="Times New Roman" w:cs="Times New Roman"/>
        </w:rPr>
      </w:pPr>
      <w:r w:rsidRPr="002A7880">
        <w:rPr>
          <w:rFonts w:ascii="Times New Roman" w:hAnsi="Times New Roman" w:cs="Times New Roman"/>
        </w:rPr>
        <w:t>Network centrality measures identify the most 'important' nodes in the network. Degree centrality (number of connections) identifies the most connected nodes. Betweenness centrality identifies nodes that serve as bridges between different parts of the network - removing them would disconnect other nodes. PageRank (the algorithm underlying Google Search) identifies nodes that are connected to other highly-connected nodes. These centrality scores are computed for all nodes and reported in the narrative, highlighting the top-ranked nodes by each metric.</w:t>
      </w:r>
    </w:p>
    <w:p w:rsidR="002A7880" w:rsidRPr="002A7880" w:rsidRDefault="002A7880" w:rsidP="00302DEC">
      <w:pPr>
        <w:pStyle w:val="Heading2"/>
      </w:pPr>
      <w:bookmarkStart w:id="224" w:name="_Toc227762354"/>
      <w:r w:rsidRPr="002A7880">
        <w:rPr>
          <w:rFonts w:ascii="Times New Roman" w:hAnsi="Times New Roman" w:cs="Times New Roman"/>
          <w:bCs/>
        </w:rPr>
        <w:lastRenderedPageBreak/>
        <w:t>Community Detection</w:t>
      </w:r>
      <w:bookmarkEnd w:id="224"/>
    </w:p>
    <w:p w:rsidR="002A7880" w:rsidRPr="002A7880" w:rsidRDefault="002A7880" w:rsidP="002A7880">
      <w:pPr>
        <w:rPr>
          <w:rFonts w:ascii="Times New Roman" w:hAnsi="Times New Roman" w:cs="Times New Roman"/>
        </w:rPr>
      </w:pPr>
      <w:r w:rsidRPr="002A7880">
        <w:rPr>
          <w:rFonts w:ascii="Times New Roman" w:hAnsi="Times New Roman" w:cs="Times New Roman"/>
        </w:rPr>
        <w:t>Community detection algorithms identify clusters of nodes that are more densely connected to each other than to the rest of the network. The system uses the Louvain algorithm, which optimizes modularity (a measure of how well the detected communities are separated from each other). Detected communities are visualized using a force-directed layout (</w:t>
      </w:r>
      <w:proofErr w:type="spellStart"/>
      <w:r w:rsidRPr="002A7880">
        <w:rPr>
          <w:rFonts w:ascii="Times New Roman" w:hAnsi="Times New Roman" w:cs="Times New Roman"/>
        </w:rPr>
        <w:t>Fruchterman-Reingold</w:t>
      </w:r>
      <w:proofErr w:type="spellEnd"/>
      <w:r w:rsidRPr="002A7880">
        <w:rPr>
          <w:rFonts w:ascii="Times New Roman" w:hAnsi="Times New Roman" w:cs="Times New Roman"/>
        </w:rPr>
        <w:t xml:space="preserve"> algorithm) where nodes within the same community are coloured identically and positioned near each other by the physics simulation.</w:t>
      </w:r>
    </w:p>
    <w:p w:rsidR="002A7880" w:rsidRPr="002A7880" w:rsidRDefault="002A7880" w:rsidP="00302DEC">
      <w:pPr>
        <w:pStyle w:val="Heading2"/>
      </w:pPr>
      <w:bookmarkStart w:id="225" w:name="_Toc227762355"/>
      <w:r w:rsidRPr="002A7880">
        <w:rPr>
          <w:rFonts w:ascii="Times New Roman" w:hAnsi="Times New Roman" w:cs="Times New Roman"/>
          <w:bCs/>
        </w:rPr>
        <w:t>Network Visualization</w:t>
      </w:r>
      <w:bookmarkEnd w:id="22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Network visualizations are generated using </w:t>
      </w:r>
      <w:proofErr w:type="spellStart"/>
      <w:r w:rsidRPr="002A7880">
        <w:rPr>
          <w:rFonts w:ascii="Times New Roman" w:hAnsi="Times New Roman" w:cs="Times New Roman"/>
        </w:rPr>
        <w:t>Matplotlib</w:t>
      </w:r>
      <w:proofErr w:type="spellEnd"/>
      <w:r w:rsidRPr="002A7880">
        <w:rPr>
          <w:rFonts w:ascii="Times New Roman" w:hAnsi="Times New Roman" w:cs="Times New Roman"/>
        </w:rPr>
        <w:t xml:space="preserve"> with </w:t>
      </w:r>
      <w:proofErr w:type="spellStart"/>
      <w:r w:rsidRPr="002A7880">
        <w:rPr>
          <w:rFonts w:ascii="Times New Roman" w:hAnsi="Times New Roman" w:cs="Times New Roman"/>
        </w:rPr>
        <w:t>NetworkX's</w:t>
      </w:r>
      <w:proofErr w:type="spellEnd"/>
      <w:r w:rsidRPr="002A7880">
        <w:rPr>
          <w:rFonts w:ascii="Times New Roman" w:hAnsi="Times New Roman" w:cs="Times New Roman"/>
        </w:rPr>
        <w:t xml:space="preserve"> drawing functions. For networks with fewer than 200 nodes, all nodes and edges are rendered individually. For larger networks, a sampling strategy is applied: the top 50 nodes by degree centrality are retained, along with all edges between them. This produces a comprehensible visualization that represents the network's structure without the visual noise of thousands of overlapping nodes and edges.</w:t>
      </w:r>
    </w:p>
    <w:p w:rsidR="002A7880" w:rsidRPr="002A7880" w:rsidRDefault="002A7880" w:rsidP="00302DEC">
      <w:pPr>
        <w:pStyle w:val="Heading1"/>
      </w:pPr>
      <w:bookmarkStart w:id="226" w:name="_Toc227762356"/>
      <w:r w:rsidRPr="002A7880">
        <w:t>DOCUMENTATION STRATEGY</w:t>
      </w:r>
      <w:bookmarkEnd w:id="226"/>
    </w:p>
    <w:p w:rsidR="002A7880" w:rsidRPr="002A7880" w:rsidRDefault="002A7880" w:rsidP="002A7880">
      <w:pPr>
        <w:rPr>
          <w:rFonts w:ascii="Times New Roman" w:hAnsi="Times New Roman" w:cs="Times New Roman"/>
        </w:rPr>
      </w:pPr>
      <w:r w:rsidRPr="002A7880">
        <w:rPr>
          <w:rFonts w:ascii="Times New Roman" w:hAnsi="Times New Roman" w:cs="Times New Roman"/>
        </w:rPr>
        <w:t>Good documentation is as important as good code. A well-documented system can be maintained, extended, and used effectively by people other than its original authors. This section describes the multi-layered documentation strategy adopted for this project.</w:t>
      </w:r>
    </w:p>
    <w:p w:rsidR="002A7880" w:rsidRPr="002A7880" w:rsidRDefault="002A7880" w:rsidP="00302DEC">
      <w:pPr>
        <w:pStyle w:val="Heading2"/>
      </w:pPr>
      <w:bookmarkStart w:id="227" w:name="_Toc227762357"/>
      <w:r w:rsidRPr="002A7880">
        <w:rPr>
          <w:rFonts w:ascii="Times New Roman" w:hAnsi="Times New Roman" w:cs="Times New Roman"/>
          <w:bCs/>
        </w:rPr>
        <w:t>Code Documentation</w:t>
      </w:r>
      <w:bookmarkEnd w:id="22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Code-level documentation includes inline comments for complex logic (explaining why a particular approach was chosen, not merely what it does), docstrings for all public functions and classes (formatted per Google style), and README files in each directory explaining the directory's purpose and contents. The project-level README provides a </w:t>
      </w:r>
      <w:proofErr w:type="spellStart"/>
      <w:r w:rsidRPr="002A7880">
        <w:rPr>
          <w:rFonts w:ascii="Times New Roman" w:hAnsi="Times New Roman" w:cs="Times New Roman"/>
        </w:rPr>
        <w:t>quickstart</w:t>
      </w:r>
      <w:proofErr w:type="spellEnd"/>
      <w:r w:rsidRPr="002A7880">
        <w:rPr>
          <w:rFonts w:ascii="Times New Roman" w:hAnsi="Times New Roman" w:cs="Times New Roman"/>
        </w:rPr>
        <w:t xml:space="preserve"> guide: prerequisites, installation instructions, a minimal working example, and links to further documentation.</w:t>
      </w:r>
    </w:p>
    <w:p w:rsidR="002A7880" w:rsidRPr="002A7880" w:rsidRDefault="002A7880" w:rsidP="00302DEC">
      <w:pPr>
        <w:pStyle w:val="Heading2"/>
      </w:pPr>
      <w:bookmarkStart w:id="228" w:name="_Toc227762358"/>
      <w:r w:rsidRPr="002A7880">
        <w:rPr>
          <w:rFonts w:ascii="Times New Roman" w:hAnsi="Times New Roman" w:cs="Times New Roman"/>
          <w:bCs/>
        </w:rPr>
        <w:t>User Documentation</w:t>
      </w:r>
      <w:bookmarkEnd w:id="228"/>
    </w:p>
    <w:p w:rsidR="002A7880" w:rsidRPr="002A7880" w:rsidRDefault="002A7880" w:rsidP="002A7880">
      <w:pPr>
        <w:rPr>
          <w:rFonts w:ascii="Times New Roman" w:hAnsi="Times New Roman" w:cs="Times New Roman"/>
        </w:rPr>
      </w:pPr>
      <w:r w:rsidRPr="002A7880">
        <w:rPr>
          <w:rFonts w:ascii="Times New Roman" w:hAnsi="Times New Roman" w:cs="Times New Roman"/>
        </w:rPr>
        <w:t>User documentation is written for non-programmers who will use the system's web interface or API. It is organized as a task-oriented guide covering: how to upload and prepare a dataset, how to configure an analysis run, how to interpret the generated report, and how to share reports with stakeholders. User documentation includes annotated screenshots, worked examples using the retail sales sample dataset, and a FAQ section addressing the ten most common support questions identified during usability testing.</w:t>
      </w:r>
    </w:p>
    <w:p w:rsidR="002A7880" w:rsidRPr="002A7880" w:rsidRDefault="002A7880" w:rsidP="00302DEC">
      <w:pPr>
        <w:pStyle w:val="Heading2"/>
      </w:pPr>
      <w:bookmarkStart w:id="229" w:name="_Toc227762359"/>
      <w:r w:rsidRPr="002A7880">
        <w:rPr>
          <w:rFonts w:ascii="Times New Roman" w:hAnsi="Times New Roman" w:cs="Times New Roman"/>
          <w:bCs/>
        </w:rPr>
        <w:t>Developer Documentation</w:t>
      </w:r>
      <w:bookmarkEnd w:id="22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Developer documentation is written for engineers who will maintain, extend, or integrate the system. It includes: the architecture overview (module responsibilities and interfaces), the API reference (auto-generated from type-annotated code using Sphinx), the contributing </w:t>
      </w:r>
      <w:r w:rsidRPr="002A7880">
        <w:rPr>
          <w:rFonts w:ascii="Times New Roman" w:hAnsi="Times New Roman" w:cs="Times New Roman"/>
        </w:rPr>
        <w:lastRenderedPageBreak/>
        <w:t>guide (how to set up a development environment, run tests, and submit pull requests), and the changelog (a chronological record of all significant changes, following the Keep a Changelog format). Developer documentation is published at a dedicated GitHub Pages site.</w:t>
      </w:r>
    </w:p>
    <w:p w:rsidR="002A7880" w:rsidRPr="002A7880" w:rsidRDefault="002A7880" w:rsidP="00302DEC">
      <w:pPr>
        <w:pStyle w:val="Heading2"/>
      </w:pPr>
      <w:bookmarkStart w:id="230" w:name="_Toc227762360"/>
      <w:r w:rsidRPr="002A7880">
        <w:rPr>
          <w:rFonts w:ascii="Times New Roman" w:hAnsi="Times New Roman" w:cs="Times New Roman"/>
          <w:bCs/>
        </w:rPr>
        <w:t>Decision Records</w:t>
      </w:r>
      <w:bookmarkEnd w:id="230"/>
    </w:p>
    <w:p w:rsidR="002A7880" w:rsidRPr="002A7880" w:rsidRDefault="002A7880" w:rsidP="002A7880">
      <w:pPr>
        <w:rPr>
          <w:rFonts w:ascii="Times New Roman" w:hAnsi="Times New Roman" w:cs="Times New Roman"/>
        </w:rPr>
      </w:pPr>
      <w:r w:rsidRPr="002A7880">
        <w:rPr>
          <w:rFonts w:ascii="Times New Roman" w:hAnsi="Times New Roman" w:cs="Times New Roman"/>
        </w:rPr>
        <w:t>Architectural Decision Records (ADRs) document the significant technical decisions made during the project, including the context that motivated the decision, the options that were considered, the decision that was made, and the rationale. ADRs are stored as Markdown files in the docs/decisions/ directory. Current ADRs cover: the choice of PostgreSQL over MongoDB for persistent storage, the choice of template-based NLG over LLM-based generation, and the choice of ECS Fargate over Lambda for compute.</w:t>
      </w:r>
    </w:p>
    <w:p w:rsidR="002A7880" w:rsidRPr="002A7880" w:rsidRDefault="002A7880" w:rsidP="00302DEC">
      <w:pPr>
        <w:pStyle w:val="Heading1"/>
      </w:pPr>
      <w:bookmarkStart w:id="231" w:name="_Toc227762361"/>
      <w:r w:rsidRPr="002A7880">
        <w:t>SCALABILITY ANALYSIS</w:t>
      </w:r>
      <w:bookmarkEnd w:id="231"/>
    </w:p>
    <w:p w:rsidR="002A7880" w:rsidRPr="002A7880" w:rsidRDefault="002A7880" w:rsidP="002A7880">
      <w:pPr>
        <w:rPr>
          <w:rFonts w:ascii="Times New Roman" w:hAnsi="Times New Roman" w:cs="Times New Roman"/>
        </w:rPr>
      </w:pPr>
      <w:r w:rsidRPr="002A7880">
        <w:rPr>
          <w:rFonts w:ascii="Times New Roman" w:hAnsi="Times New Roman" w:cs="Times New Roman"/>
        </w:rPr>
        <w:t>Scalability is the system's ability to maintain acceptable performance as workload increases - more users, larger datasets, more concurrent jobs. This section presents a quantitative analysis of the system's scaling characteristics.</w:t>
      </w:r>
    </w:p>
    <w:p w:rsidR="002A7880" w:rsidRPr="002A7880" w:rsidRDefault="002A7880" w:rsidP="00302DEC">
      <w:pPr>
        <w:pStyle w:val="Heading2"/>
      </w:pPr>
      <w:bookmarkStart w:id="232" w:name="_Toc227762362"/>
      <w:r w:rsidRPr="002A7880">
        <w:rPr>
          <w:rFonts w:ascii="Times New Roman" w:hAnsi="Times New Roman" w:cs="Times New Roman"/>
          <w:bCs/>
        </w:rPr>
        <w:t>Horizontal Scaling</w:t>
      </w:r>
      <w:bookmarkEnd w:id="232"/>
    </w:p>
    <w:p w:rsidR="002A7880" w:rsidRPr="002A7880" w:rsidRDefault="002A7880" w:rsidP="002A7880">
      <w:pPr>
        <w:rPr>
          <w:rFonts w:ascii="Times New Roman" w:hAnsi="Times New Roman" w:cs="Times New Roman"/>
        </w:rPr>
      </w:pPr>
      <w:r w:rsidRPr="002A7880">
        <w:rPr>
          <w:rFonts w:ascii="Times New Roman" w:hAnsi="Times New Roman" w:cs="Times New Roman"/>
        </w:rPr>
        <w:t>The stateless API service can be scaled horizontally by adding more ECS container instances behind the load balancer. Load testing (using the Locust framework) was performed with simulated user loads of 10, 50, 100, and 500 concurrent users. At 100 concurrent users, the 95th percentile API response time remained below 800ms with 2 container instances. At 500 concurrent users, 4 container instances maintained 95th percentile response times below 1.2 seconds. Auto-scaling rules are configured to add a container instance when CPU utilization exceeds 70% for 3 consecutive minutes.</w:t>
      </w:r>
    </w:p>
    <w:p w:rsidR="002A7880" w:rsidRPr="002A7880" w:rsidRDefault="002A7880" w:rsidP="00302DEC">
      <w:pPr>
        <w:pStyle w:val="Heading2"/>
      </w:pPr>
      <w:bookmarkStart w:id="233" w:name="_Toc227762363"/>
      <w:r w:rsidRPr="002A7880">
        <w:rPr>
          <w:rFonts w:ascii="Times New Roman" w:hAnsi="Times New Roman" w:cs="Times New Roman"/>
          <w:bCs/>
        </w:rPr>
        <w:t>Database Scaling</w:t>
      </w:r>
      <w:bookmarkEnd w:id="233"/>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PostgreSQL database is the most likely scaling bottleneck at high load, as it handles both writes (audit log entries) and reads (job status polling, report metadata). Connection pooling via </w:t>
      </w:r>
      <w:proofErr w:type="spellStart"/>
      <w:r w:rsidRPr="002A7880">
        <w:rPr>
          <w:rFonts w:ascii="Times New Roman" w:hAnsi="Times New Roman" w:cs="Times New Roman"/>
        </w:rPr>
        <w:t>PgBouncer</w:t>
      </w:r>
      <w:proofErr w:type="spellEnd"/>
      <w:r w:rsidRPr="002A7880">
        <w:rPr>
          <w:rFonts w:ascii="Times New Roman" w:hAnsi="Times New Roman" w:cs="Times New Roman"/>
        </w:rPr>
        <w:t xml:space="preserve"> reduces the number of physical database connections required by multiplexing application-level connections. At 500 concurrent users in load tests, the database maintained under 50ms query latency with 4 CPU and 16GB RAM. Read-heavy queries (report listing, job status) are directed to a read replica, offloading the primary instance.</w:t>
      </w:r>
    </w:p>
    <w:p w:rsidR="002A7880" w:rsidRPr="002A7880" w:rsidRDefault="002A7880" w:rsidP="00302DEC">
      <w:pPr>
        <w:pStyle w:val="Heading2"/>
      </w:pPr>
      <w:bookmarkStart w:id="234" w:name="_Toc227762364"/>
      <w:r w:rsidRPr="002A7880">
        <w:rPr>
          <w:rFonts w:ascii="Times New Roman" w:hAnsi="Times New Roman" w:cs="Times New Roman"/>
          <w:bCs/>
        </w:rPr>
        <w:t>Storage Scaling</w:t>
      </w:r>
      <w:bookmarkEnd w:id="234"/>
    </w:p>
    <w:p w:rsidR="002A7880" w:rsidRPr="002A7880" w:rsidRDefault="002A7880" w:rsidP="002A7880">
      <w:pPr>
        <w:rPr>
          <w:rFonts w:ascii="Times New Roman" w:hAnsi="Times New Roman" w:cs="Times New Roman"/>
        </w:rPr>
      </w:pPr>
      <w:r w:rsidRPr="002A7880">
        <w:rPr>
          <w:rFonts w:ascii="Times New Roman" w:hAnsi="Times New Roman" w:cs="Times New Roman"/>
        </w:rPr>
        <w:t>Amazon S3 provides virtually unlimited storage with no provisioning required - it scales automatically as data volume grows. S3 can handle an arbitrary number of concurrent PUT (upload) and GET (download) operations. The system's S3 key namespace is partitioned by user ID (e.g., uploads/{</w:t>
      </w:r>
      <w:proofErr w:type="spellStart"/>
      <w:r w:rsidRPr="002A7880">
        <w:rPr>
          <w:rFonts w:ascii="Times New Roman" w:hAnsi="Times New Roman" w:cs="Times New Roman"/>
        </w:rPr>
        <w:t>user_id</w:t>
      </w:r>
      <w:proofErr w:type="spellEnd"/>
      <w:r w:rsidRPr="002A7880">
        <w:rPr>
          <w:rFonts w:ascii="Times New Roman" w:hAnsi="Times New Roman" w:cs="Times New Roman"/>
        </w:rPr>
        <w:t>}/{</w:t>
      </w:r>
      <w:proofErr w:type="spellStart"/>
      <w:r w:rsidRPr="002A7880">
        <w:rPr>
          <w:rFonts w:ascii="Times New Roman" w:hAnsi="Times New Roman" w:cs="Times New Roman"/>
        </w:rPr>
        <w:t>dataset_fingerprint</w:t>
      </w:r>
      <w:proofErr w:type="spellEnd"/>
      <w:r w:rsidRPr="002A7880">
        <w:rPr>
          <w:rFonts w:ascii="Times New Roman" w:hAnsi="Times New Roman" w:cs="Times New Roman"/>
        </w:rPr>
        <w:t>}/{filename}) to avoid S3's per-prefix request rate limits, which apply when more than 3,500 PUT or 5,500 GET requests per second are directed to the same key prefix.</w:t>
      </w:r>
    </w:p>
    <w:p w:rsidR="002A7880" w:rsidRPr="002A7880" w:rsidRDefault="002A7880" w:rsidP="00302DEC">
      <w:pPr>
        <w:pStyle w:val="Heading2"/>
      </w:pPr>
      <w:bookmarkStart w:id="235" w:name="_Toc227762365"/>
      <w:r w:rsidRPr="002A7880">
        <w:rPr>
          <w:rFonts w:ascii="Times New Roman" w:hAnsi="Times New Roman" w:cs="Times New Roman"/>
          <w:bCs/>
        </w:rPr>
        <w:lastRenderedPageBreak/>
        <w:t>Analysis Job Scaling</w:t>
      </w:r>
      <w:bookmarkEnd w:id="235"/>
    </w:p>
    <w:p w:rsidR="002A7880" w:rsidRPr="002A7880" w:rsidRDefault="002A7880" w:rsidP="002A7880">
      <w:pPr>
        <w:rPr>
          <w:rFonts w:ascii="Times New Roman" w:hAnsi="Times New Roman" w:cs="Times New Roman"/>
        </w:rPr>
      </w:pPr>
      <w:r w:rsidRPr="002A7880">
        <w:rPr>
          <w:rFonts w:ascii="Times New Roman" w:hAnsi="Times New Roman" w:cs="Times New Roman"/>
        </w:rPr>
        <w:t>Analysis jobs are the most compute-intensive workload. Each job runs as an independent ECS Fargate task (1 vCPU, 4GB RAM by default for datasets up to 100MB; 4 vCPU, 16GB RAM for larger datasets). The SQS queue can buffer an unlimited number of pending jobs. The number of concurrent tasks is limited by the ECS service's desired count setting, which can be increased during peak periods. At current pricing, a 50,000-row analysis job costs approximately $0.08 in AWS Fargate compute charges.</w:t>
      </w:r>
    </w:p>
    <w:p w:rsidR="002A7880" w:rsidRPr="002A7880" w:rsidRDefault="002A7880" w:rsidP="00302DEC">
      <w:pPr>
        <w:pStyle w:val="Heading1"/>
      </w:pPr>
      <w:bookmarkStart w:id="236" w:name="_Toc227762366"/>
      <w:r w:rsidRPr="002A7880">
        <w:t>TEAM REFLECTIONS AND LEARNING OUTCOMES</w:t>
      </w:r>
      <w:bookmarkEnd w:id="236"/>
    </w:p>
    <w:p w:rsidR="002A7880" w:rsidRPr="002A7880" w:rsidRDefault="002A7880" w:rsidP="002A7880">
      <w:pPr>
        <w:rPr>
          <w:rFonts w:ascii="Times New Roman" w:hAnsi="Times New Roman" w:cs="Times New Roman"/>
        </w:rPr>
      </w:pPr>
      <w:r w:rsidRPr="002A7880">
        <w:rPr>
          <w:rFonts w:ascii="Times New Roman" w:hAnsi="Times New Roman" w:cs="Times New Roman"/>
        </w:rPr>
        <w:t>Reflecting on the learning journey is an essential part of academic project work. This section documents the personal learning outcomes of each team member, the collaborative challenges encountered, and the skills developed over the course of the project.</w:t>
      </w:r>
    </w:p>
    <w:p w:rsidR="002A7880" w:rsidRPr="002A7880" w:rsidRDefault="002A7880" w:rsidP="00302DEC">
      <w:pPr>
        <w:pStyle w:val="Heading2"/>
      </w:pPr>
      <w:bookmarkStart w:id="237" w:name="_Toc227762367"/>
      <w:r w:rsidRPr="002A7880">
        <w:rPr>
          <w:rFonts w:ascii="Times New Roman" w:hAnsi="Times New Roman" w:cs="Times New Roman"/>
          <w:bCs/>
        </w:rPr>
        <w:t>Ronak Lodhi - Data Engineering Perspective</w:t>
      </w:r>
      <w:bookmarkEnd w:id="237"/>
    </w:p>
    <w:p w:rsidR="002A7880" w:rsidRPr="002A7880" w:rsidRDefault="002A7880" w:rsidP="002A7880">
      <w:pPr>
        <w:rPr>
          <w:rFonts w:ascii="Times New Roman" w:hAnsi="Times New Roman" w:cs="Times New Roman"/>
        </w:rPr>
      </w:pPr>
      <w:r w:rsidRPr="002A7880">
        <w:rPr>
          <w:rFonts w:ascii="Times New Roman" w:hAnsi="Times New Roman" w:cs="Times New Roman"/>
        </w:rPr>
        <w:t>Working on the data ingestion and cleaning pipeline gave me a deep appreciation for the complexity of real-world data. Before this project, I assumed data cleaning was a minor preprocessing step. In practice, I found that cleaning consumed the majority of the pipeline development time. The most challenging problem was designing a cleaning system that was both opinionated (applying sensible defaults automatically) and flexible (allowing overrides for domain-specific exceptions). I also developed my skills in software design: writing clean, modular Python code with proper separation of concerns. The discipline of writing docstrings and unit tests for every function - which initially felt like overhead - proved invaluable when I revisited my own code two weeks later and needed to understand what it did.</w:t>
      </w:r>
    </w:p>
    <w:p w:rsidR="002A7880" w:rsidRPr="002A7880" w:rsidRDefault="002A7880" w:rsidP="00302DEC">
      <w:pPr>
        <w:pStyle w:val="Heading2"/>
      </w:pPr>
      <w:bookmarkStart w:id="238" w:name="_Toc227762368"/>
      <w:r w:rsidRPr="002A7880">
        <w:rPr>
          <w:rFonts w:ascii="Times New Roman" w:hAnsi="Times New Roman" w:cs="Times New Roman"/>
          <w:bCs/>
        </w:rPr>
        <w:t>Archit Sharma - Data Analysis Perspective</w:t>
      </w:r>
      <w:bookmarkEnd w:id="238"/>
    </w:p>
    <w:p w:rsidR="002A7880" w:rsidRPr="002A7880" w:rsidRDefault="002A7880" w:rsidP="002A7880">
      <w:pPr>
        <w:rPr>
          <w:rFonts w:ascii="Times New Roman" w:hAnsi="Times New Roman" w:cs="Times New Roman"/>
        </w:rPr>
      </w:pPr>
      <w:r w:rsidRPr="002A7880">
        <w:rPr>
          <w:rFonts w:ascii="Times New Roman" w:hAnsi="Times New Roman" w:cs="Times New Roman"/>
        </w:rPr>
        <w:t>My primary responsibility was the analysis engine, which required translating mathematical concepts into efficient, correct Python code. The most intellectually rewarding part was implementing the correlation matrix and learning to distinguish between statistical significance (p-value) and practical significance (effect size). A dataset with 50,000 rows can produce statistically significant correlations that are practically meaningless - a correlation of r = 0.05 is statistically significant at p &lt; 0.001 with sufficient data, but explains only 0.25% of variance. Learning to communicate this distinction in the narrative - without oversimplifying - was a genuine challenge. This project has made me a more careful consumer of statistics in the media and in research papers.</w:t>
      </w:r>
    </w:p>
    <w:p w:rsidR="002A7880" w:rsidRPr="002A7880" w:rsidRDefault="002A7880" w:rsidP="00302DEC">
      <w:pPr>
        <w:pStyle w:val="Heading2"/>
      </w:pPr>
      <w:bookmarkStart w:id="239" w:name="_Toc227762369"/>
      <w:r w:rsidRPr="002A7880">
        <w:rPr>
          <w:rFonts w:ascii="Times New Roman" w:hAnsi="Times New Roman" w:cs="Times New Roman"/>
          <w:bCs/>
        </w:rPr>
        <w:t>Jatin Kumar - Visualization and Communication Perspective</w:t>
      </w:r>
      <w:bookmarkEnd w:id="239"/>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Designing the narrative templates was the aspect of this project I found most creatively demanding. Writing a template that sounds natural, is factually precise, adapts correctly to a range of input values, and reads differently from every other template required more iteration than I expected. My first draft templates all sounded formulaic - 'The chart shows X is Y.' </w:t>
      </w:r>
      <w:r w:rsidRPr="002A7880">
        <w:rPr>
          <w:rFonts w:ascii="Times New Roman" w:hAnsi="Times New Roman" w:cs="Times New Roman"/>
        </w:rPr>
        <w:lastRenderedPageBreak/>
        <w:t>After studying the writing style of leading data journalism publications and financial research reports, I redesigned the templates around the SCQA structure, which transformed the narratives dramatically. I also developed deep respect for data visualization design principles - the difference between a chart that is merely accurate and one that is immediately comprehensible is enormous, and achieving the latter requires real craft.</w:t>
      </w:r>
    </w:p>
    <w:p w:rsidR="002A7880" w:rsidRPr="002A7880" w:rsidRDefault="002A7880" w:rsidP="00302DEC">
      <w:pPr>
        <w:pStyle w:val="Heading2"/>
      </w:pPr>
      <w:bookmarkStart w:id="240" w:name="_Toc227762370"/>
      <w:r w:rsidRPr="002A7880">
        <w:rPr>
          <w:rFonts w:ascii="Times New Roman" w:hAnsi="Times New Roman" w:cs="Times New Roman"/>
          <w:bCs/>
        </w:rPr>
        <w:t>Collective Team Reflection</w:t>
      </w:r>
      <w:bookmarkEnd w:id="240"/>
    </w:p>
    <w:p w:rsidR="002A7880" w:rsidRPr="002A7880" w:rsidRDefault="002A7880" w:rsidP="002A7880">
      <w:pPr>
        <w:rPr>
          <w:rFonts w:ascii="Times New Roman" w:hAnsi="Times New Roman" w:cs="Times New Roman"/>
        </w:rPr>
      </w:pPr>
      <w:r w:rsidRPr="002A7880">
        <w:rPr>
          <w:rFonts w:ascii="Times New Roman" w:hAnsi="Times New Roman" w:cs="Times New Roman"/>
        </w:rPr>
        <w:t>As a team, our most important learning was the value of integration planning. Individual modules worked correctly in isolation but required significant debugging effort when first connected end-to-end, because our module interfaces had not been precisely specified upfront. In future projects, we would invest more time in defining interface contracts (function signatures, data formats, error codes) before beginning implementation. The Agile sprint structure worked well for keeping the team aligned and surfacing blockers quickly - the daily standups, though brief, prevented individuals from working in isolation on problems that another team member could have helped resolve in minutes.</w:t>
      </w:r>
    </w:p>
    <w:p w:rsidR="002A7880" w:rsidRPr="002A7880" w:rsidRDefault="002A7880" w:rsidP="00302DEC">
      <w:pPr>
        <w:pStyle w:val="Heading2"/>
      </w:pPr>
      <w:bookmarkStart w:id="241" w:name="_Toc227762371"/>
      <w:r w:rsidRPr="002A7880">
        <w:rPr>
          <w:rFonts w:ascii="Times New Roman" w:hAnsi="Times New Roman" w:cs="Times New Roman"/>
          <w:bCs/>
        </w:rPr>
        <w:t>APPENDIX B - CONFIGURATION SCHEMA</w:t>
      </w:r>
      <w:bookmarkEnd w:id="241"/>
    </w:p>
    <w:p w:rsidR="002A7880" w:rsidRPr="002A7880" w:rsidRDefault="002A7880" w:rsidP="002A7880">
      <w:pPr>
        <w:rPr>
          <w:rFonts w:ascii="Times New Roman" w:hAnsi="Times New Roman" w:cs="Times New Roman"/>
        </w:rPr>
      </w:pPr>
      <w:r w:rsidRPr="002A7880">
        <w:rPr>
          <w:rFonts w:ascii="Times New Roman" w:hAnsi="Times New Roman" w:cs="Times New Roman"/>
        </w:rPr>
        <w:t>This appendix documents the full configuration schema for the system. Configuration is provided as a YAML file passed to the pipeline at startup. All fields marked (required) must be present; all others have documented defaults.</w:t>
      </w:r>
    </w:p>
    <w:p w:rsidR="00341B48" w:rsidRDefault="00341B48" w:rsidP="00341B48">
      <w:pPr>
        <w:pStyle w:val="Caption"/>
        <w:keepNext/>
      </w:pPr>
      <w:r>
        <w:t xml:space="preserve">Table </w:t>
      </w:r>
      <w:fldSimple w:instr=" SEQ Table \* ARABIC ">
        <w:r>
          <w:rPr>
            <w:noProof/>
          </w:rPr>
          <w:t>3</w:t>
        </w:r>
      </w:fldSimple>
    </w:p>
    <w:tbl>
      <w:tblPr>
        <w:tblW w:w="0" w:type="auto"/>
        <w:tblCellSpacing w:w="15" w:type="dxa"/>
        <w:tblCellMar>
          <w:top w:w="15" w:type="dxa"/>
          <w:left w:w="15" w:type="dxa"/>
          <w:bottom w:w="15" w:type="dxa"/>
          <w:right w:w="15" w:type="dxa"/>
        </w:tblCellMar>
        <w:tblLook w:val="04A0"/>
      </w:tblPr>
      <w:tblGrid>
        <w:gridCol w:w="2788"/>
        <w:gridCol w:w="820"/>
        <w:gridCol w:w="1034"/>
        <w:gridCol w:w="4474"/>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42" w:name="_Toc227762372"/>
            <w:r w:rsidRPr="002A7880">
              <w:rPr>
                <w:rFonts w:ascii="Times New Roman" w:hAnsi="Times New Roman" w:cs="Times New Roman"/>
                <w:bCs/>
              </w:rPr>
              <w:t>Parameter</w:t>
            </w:r>
            <w:bookmarkEnd w:id="242"/>
          </w:p>
        </w:tc>
        <w:tc>
          <w:tcPr>
            <w:tcW w:w="0" w:type="auto"/>
            <w:vAlign w:val="center"/>
            <w:hideMark/>
          </w:tcPr>
          <w:p w:rsidR="002A7880" w:rsidRPr="002A7880" w:rsidRDefault="002A7880" w:rsidP="00302DEC">
            <w:pPr>
              <w:pStyle w:val="Heading2"/>
            </w:pPr>
            <w:bookmarkStart w:id="243" w:name="_Toc227762373"/>
            <w:r w:rsidRPr="002A7880">
              <w:rPr>
                <w:rFonts w:ascii="Times New Roman" w:hAnsi="Times New Roman" w:cs="Times New Roman"/>
                <w:bCs/>
              </w:rPr>
              <w:t>Type</w:t>
            </w:r>
            <w:bookmarkEnd w:id="243"/>
          </w:p>
        </w:tc>
        <w:tc>
          <w:tcPr>
            <w:tcW w:w="0" w:type="auto"/>
            <w:vAlign w:val="center"/>
            <w:hideMark/>
          </w:tcPr>
          <w:p w:rsidR="002A7880" w:rsidRPr="002A7880" w:rsidRDefault="002A7880" w:rsidP="00302DEC">
            <w:pPr>
              <w:pStyle w:val="Heading2"/>
            </w:pPr>
            <w:bookmarkStart w:id="244" w:name="_Toc227762374"/>
            <w:r w:rsidRPr="002A7880">
              <w:rPr>
                <w:rFonts w:ascii="Times New Roman" w:hAnsi="Times New Roman" w:cs="Times New Roman"/>
                <w:bCs/>
              </w:rPr>
              <w:t>Default</w:t>
            </w:r>
            <w:bookmarkEnd w:id="244"/>
          </w:p>
        </w:tc>
        <w:tc>
          <w:tcPr>
            <w:tcW w:w="0" w:type="auto"/>
            <w:vAlign w:val="center"/>
            <w:hideMark/>
          </w:tcPr>
          <w:p w:rsidR="002A7880" w:rsidRPr="002A7880" w:rsidRDefault="002A7880" w:rsidP="00302DEC">
            <w:pPr>
              <w:pStyle w:val="Heading2"/>
            </w:pPr>
            <w:bookmarkStart w:id="245" w:name="_Toc227762375"/>
            <w:r w:rsidRPr="002A7880">
              <w:rPr>
                <w:rFonts w:ascii="Times New Roman" w:hAnsi="Times New Roman" w:cs="Times New Roman"/>
                <w:bCs/>
              </w:rPr>
              <w:t>Description</w:t>
            </w:r>
            <w:bookmarkEnd w:id="245"/>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dataset.path</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(required)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Path to input CSV or Excel file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dataset.schema_path</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null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Optional path to schema YAML for validation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dataset.encoding</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utf-8-sig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File encoding (utf-8-sig handles BOM)</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cleaning.drop_duplicates</w:t>
            </w:r>
            <w:proofErr w:type="spellEnd"/>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boolean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true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Remove duplicate rows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cleaning.impute_numeric</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median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Imputation method: median or mean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cleaning.impute_categorical</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mode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Imputation method: mode or drop</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cleaning.outlier_method</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iqr</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Outlier detection: </w:t>
            </w:r>
            <w:proofErr w:type="spellStart"/>
            <w:r w:rsidRPr="002A7880">
              <w:rPr>
                <w:rFonts w:ascii="Times New Roman" w:hAnsi="Times New Roman" w:cs="Times New Roman"/>
              </w:rPr>
              <w:t>iqr</w:t>
            </w:r>
            <w:proofErr w:type="spellEnd"/>
            <w:r w:rsidRPr="002A7880">
              <w:rPr>
                <w:rFonts w:ascii="Times New Roman" w:hAnsi="Times New Roman" w:cs="Times New Roman"/>
              </w:rPr>
              <w:t xml:space="preserve"> or </w:t>
            </w:r>
            <w:proofErr w:type="spellStart"/>
            <w:r w:rsidRPr="002A7880">
              <w:rPr>
                <w:rFonts w:ascii="Times New Roman" w:hAnsi="Times New Roman" w:cs="Times New Roman"/>
              </w:rPr>
              <w:t>zscore</w:t>
            </w:r>
            <w:proofErr w:type="spellEnd"/>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analysis.correlation_method</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pearson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Correlation: </w:t>
            </w:r>
            <w:proofErr w:type="spellStart"/>
            <w:r w:rsidRPr="002A7880">
              <w:rPr>
                <w:rFonts w:ascii="Times New Roman" w:hAnsi="Times New Roman" w:cs="Times New Roman"/>
              </w:rPr>
              <w:t>pearson</w:t>
            </w:r>
            <w:proofErr w:type="spellEnd"/>
            <w:r w:rsidRPr="002A7880">
              <w:rPr>
                <w:rFonts w:ascii="Times New Roman" w:hAnsi="Times New Roman" w:cs="Times New Roman"/>
              </w:rPr>
              <w:t xml:space="preserve"> or spearman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analysis.significance_level</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number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0.05</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P-value threshold for significance tests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visualization.palette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sequential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Colour palette type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visualization.dpi</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integer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150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Chart resolution in dots per inch</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visualization.figure_size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[10, 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Default chart width and height in inches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narrative.mode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analyst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 mode: analyst or manager</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narrative.language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en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 language (ISO 639-1 code)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report.formats</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list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Output formats: pdf, html, or both</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report.output_dir</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./outputs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Directory for generated report files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report.include_data_tables</w:t>
            </w:r>
            <w:proofErr w:type="spellEnd"/>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boolean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true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Include data tables alongside charts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performance.use_dask</w:t>
            </w:r>
            <w:proofErr w:type="spellEnd"/>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boolean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auto</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Use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for datasets &gt; 100MB</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performance.cache_analysis</w:t>
            </w:r>
            <w:proofErr w:type="spellEnd"/>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boolean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true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Cache analysis results to disk</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performance.random_seed</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integer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42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Random seed for reproducibility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security.anonymize_pii</w:t>
            </w:r>
            <w:proofErr w:type="spellEnd"/>
          </w:p>
        </w:tc>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boolean</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false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Auto-detect and anonymize PII columns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security.audit_log_path</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string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./audit.log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Path for structured audit log file</w:t>
            </w:r>
          </w:p>
        </w:tc>
      </w:tr>
    </w:tbl>
    <w:p w:rsidR="002A7880" w:rsidRPr="002A7880" w:rsidRDefault="002A7880" w:rsidP="00302DEC">
      <w:pPr>
        <w:pStyle w:val="Heading2"/>
      </w:pPr>
      <w:bookmarkStart w:id="246" w:name="_Toc227762376"/>
      <w:r w:rsidRPr="002A7880">
        <w:rPr>
          <w:rFonts w:ascii="Times New Roman" w:hAnsi="Times New Roman" w:cs="Times New Roman"/>
          <w:bCs/>
        </w:rPr>
        <w:t>APPENDIX C - SAMPLE GENERATED NARRATIVE</w:t>
      </w:r>
      <w:bookmarkEnd w:id="246"/>
    </w:p>
    <w:p w:rsidR="002A7880" w:rsidRPr="002A7880" w:rsidRDefault="002A7880" w:rsidP="002A7880">
      <w:pPr>
        <w:rPr>
          <w:rFonts w:ascii="Times New Roman" w:hAnsi="Times New Roman" w:cs="Times New Roman"/>
        </w:rPr>
      </w:pPr>
      <w:r w:rsidRPr="002A7880">
        <w:rPr>
          <w:rFonts w:ascii="Times New Roman" w:hAnsi="Times New Roman" w:cs="Times New Roman"/>
        </w:rPr>
        <w:t>This appendix presents the complete auto-generated narrative for one chart from the retail sales case study - the category revenue bar chart - in both Analyst Mode and Manager Mode. This illustrates how the same underlying data and chart produce audience-appropriate text.</w:t>
      </w:r>
    </w:p>
    <w:p w:rsidR="002A7880" w:rsidRPr="002A7880" w:rsidRDefault="002A7880" w:rsidP="00302DEC">
      <w:pPr>
        <w:pStyle w:val="Heading2"/>
      </w:pPr>
      <w:bookmarkStart w:id="247" w:name="_Toc227762377"/>
      <w:r w:rsidRPr="002A7880">
        <w:rPr>
          <w:rFonts w:ascii="Times New Roman" w:hAnsi="Times New Roman" w:cs="Times New Roman"/>
          <w:bCs/>
        </w:rPr>
        <w:t>Analyst Mode Narrative</w:t>
      </w:r>
      <w:bookmarkEnd w:id="247"/>
    </w:p>
    <w:p w:rsidR="002A7880" w:rsidRPr="002A7880" w:rsidRDefault="002A7880" w:rsidP="002A7880">
      <w:pPr>
        <w:rPr>
          <w:rFonts w:ascii="Times New Roman" w:hAnsi="Times New Roman" w:cs="Times New Roman"/>
        </w:rPr>
      </w:pPr>
      <w:r w:rsidRPr="002A7880">
        <w:rPr>
          <w:rFonts w:ascii="Times New Roman" w:hAnsi="Times New Roman" w:cs="Times New Roman"/>
        </w:rPr>
        <w:t>The bar chart presents total annual revenue aggregated by product category across all 12 months of the analysis period (n = 49,653 transactions; Rs. 42.7 crore total). Electronics dominates with Rs. 16.2 crore (38.0% of total), followed by Clothing (Rs. 10.2 crore; 24.0%), Home Appliances (Rs. 8.1 crore; 19.0%), Sports (Rs. 5.1 crore; 12.0%), and Books (Rs. 3.0 crore; 7.0%).</w:t>
      </w:r>
    </w:p>
    <w:p w:rsidR="002A7880" w:rsidRPr="002A7880" w:rsidRDefault="002A7880" w:rsidP="002A7880">
      <w:pPr>
        <w:rPr>
          <w:rFonts w:ascii="Times New Roman" w:hAnsi="Times New Roman" w:cs="Times New Roman"/>
        </w:rPr>
      </w:pPr>
      <w:r w:rsidRPr="002A7880">
        <w:rPr>
          <w:rFonts w:ascii="Times New Roman" w:hAnsi="Times New Roman" w:cs="Times New Roman"/>
        </w:rPr>
        <w:t>A one-sample z-test confirms that Electronics' 38% share is statistically significantly greater than the uniform null expectation of 20% (z = 14.2, p &lt; 0.001). The concentration of revenue in a single category (Herfindahl-Hirschman Index = 0.27, indicating moderate concentration) presents portfolio risk - a demand shock to the Electronics category could disproportionately impact overall revenue. The Electronics category's seasonal dependency (61% of annual Electronics revenue in Q4) amplifies this risk.</w:t>
      </w:r>
    </w:p>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Recommendation: Commission a deeper analysis of factors driving Electronics seasonality and evaluate whether promotional campaigns could shift demand to Q1-Q3 without cannibalizing Q4 peak performance.</w:t>
      </w:r>
    </w:p>
    <w:p w:rsidR="002A7880" w:rsidRPr="002A7880" w:rsidRDefault="002A7880" w:rsidP="00302DEC">
      <w:pPr>
        <w:pStyle w:val="Heading2"/>
      </w:pPr>
      <w:bookmarkStart w:id="248" w:name="_Toc227762378"/>
      <w:r w:rsidRPr="002A7880">
        <w:rPr>
          <w:rFonts w:ascii="Times New Roman" w:hAnsi="Times New Roman" w:cs="Times New Roman"/>
          <w:bCs/>
        </w:rPr>
        <w:t>Manager Mode Narrative</w:t>
      </w:r>
      <w:bookmarkEnd w:id="248"/>
    </w:p>
    <w:p w:rsidR="002A7880" w:rsidRPr="002A7880" w:rsidRDefault="002A7880" w:rsidP="002A7880">
      <w:pPr>
        <w:rPr>
          <w:rFonts w:ascii="Times New Roman" w:hAnsi="Times New Roman" w:cs="Times New Roman"/>
        </w:rPr>
      </w:pPr>
      <w:r w:rsidRPr="002A7880">
        <w:rPr>
          <w:rFonts w:ascii="Times New Roman" w:hAnsi="Times New Roman" w:cs="Times New Roman"/>
        </w:rPr>
        <w:t>Electronics is our biggest revenue driver - it accounts for Rs. 16.2 crore out of Rs. 42.7 crore total, or more than one rupee in every three we earn. Clothing comes second at Rs. 10.2 crore, and Home Appliances third at Rs. 8.1 crore.</w:t>
      </w:r>
    </w:p>
    <w:p w:rsidR="002A7880" w:rsidRPr="002A7880" w:rsidRDefault="002A7880" w:rsidP="002A7880">
      <w:pPr>
        <w:rPr>
          <w:rFonts w:ascii="Times New Roman" w:hAnsi="Times New Roman" w:cs="Times New Roman"/>
        </w:rPr>
      </w:pPr>
      <w:r w:rsidRPr="002A7880">
        <w:rPr>
          <w:rFonts w:ascii="Times New Roman" w:hAnsi="Times New Roman" w:cs="Times New Roman"/>
        </w:rPr>
        <w:t>The concern here is that we're heavily dependent on Electronics. If this category has a bad season - say, due to supply shortages or a competitor promotion - our overall revenue takes a big hit. And most of our Electronics revenue (61%) comes in just Q4 (October to December), making us even more vulnerable to disruptions in that quarter.</w:t>
      </w:r>
    </w:p>
    <w:p w:rsidR="002A7880" w:rsidRPr="002A7880" w:rsidRDefault="002A7880" w:rsidP="002A7880">
      <w:pPr>
        <w:rPr>
          <w:rFonts w:ascii="Times New Roman" w:hAnsi="Times New Roman" w:cs="Times New Roman"/>
        </w:rPr>
      </w:pPr>
      <w:r w:rsidRPr="002A7880">
        <w:rPr>
          <w:rFonts w:ascii="Times New Roman" w:hAnsi="Times New Roman" w:cs="Times New Roman"/>
        </w:rPr>
        <w:t>Action recommended: Explore whether promotions in Q1-Q3 could grow Electronics sales in quieter months, reducing our dependency on the holiday season.</w:t>
      </w:r>
    </w:p>
    <w:p w:rsidR="002A7880" w:rsidRPr="002A7880" w:rsidRDefault="002A7880" w:rsidP="00302DEC">
      <w:pPr>
        <w:pStyle w:val="Heading2"/>
      </w:pPr>
      <w:bookmarkStart w:id="249" w:name="_Toc227762379"/>
      <w:r w:rsidRPr="002A7880">
        <w:rPr>
          <w:rFonts w:ascii="Times New Roman" w:hAnsi="Times New Roman" w:cs="Times New Roman"/>
          <w:bCs/>
        </w:rPr>
        <w:t>APPENDIX D - PROJECT TIMELINE</w:t>
      </w:r>
      <w:bookmarkEnd w:id="249"/>
    </w:p>
    <w:p w:rsidR="002A7880" w:rsidRPr="002A7880" w:rsidRDefault="002A7880" w:rsidP="002A7880">
      <w:pPr>
        <w:rPr>
          <w:rFonts w:ascii="Times New Roman" w:hAnsi="Times New Roman" w:cs="Times New Roman"/>
        </w:rPr>
      </w:pPr>
      <w:r w:rsidRPr="002A7880">
        <w:rPr>
          <w:rFonts w:ascii="Times New Roman" w:hAnsi="Times New Roman" w:cs="Times New Roman"/>
        </w:rPr>
        <w:t>This appendix presents the detailed project timeline, organized by sprint, showing the tasks planned, tasks completed, and any scope changes made during the project.</w:t>
      </w:r>
    </w:p>
    <w:p w:rsidR="00341B48" w:rsidRDefault="00341B48" w:rsidP="00341B48">
      <w:pPr>
        <w:pStyle w:val="Caption"/>
        <w:keepNext/>
      </w:pPr>
      <w:r>
        <w:t xml:space="preserve">Table </w:t>
      </w:r>
      <w:fldSimple w:instr=" SEQ Table \* ARABIC ">
        <w:r>
          <w:rPr>
            <w:noProof/>
          </w:rPr>
          <w:t>4</w:t>
        </w:r>
      </w:fldSimple>
    </w:p>
    <w:tbl>
      <w:tblPr>
        <w:tblW w:w="0" w:type="auto"/>
        <w:tblCellSpacing w:w="15" w:type="dxa"/>
        <w:tblCellMar>
          <w:top w:w="15" w:type="dxa"/>
          <w:left w:w="15" w:type="dxa"/>
          <w:bottom w:w="15" w:type="dxa"/>
          <w:right w:w="15" w:type="dxa"/>
        </w:tblCellMar>
        <w:tblLook w:val="04A0"/>
      </w:tblPr>
      <w:tblGrid>
        <w:gridCol w:w="858"/>
        <w:gridCol w:w="1232"/>
        <w:gridCol w:w="2875"/>
        <w:gridCol w:w="4151"/>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50" w:name="_Toc227762380"/>
            <w:r w:rsidRPr="002A7880">
              <w:rPr>
                <w:rFonts w:ascii="Times New Roman" w:hAnsi="Times New Roman" w:cs="Times New Roman"/>
                <w:bCs/>
              </w:rPr>
              <w:t>Sprint</w:t>
            </w:r>
            <w:bookmarkEnd w:id="250"/>
          </w:p>
        </w:tc>
        <w:tc>
          <w:tcPr>
            <w:tcW w:w="0" w:type="auto"/>
            <w:vAlign w:val="center"/>
            <w:hideMark/>
          </w:tcPr>
          <w:p w:rsidR="002A7880" w:rsidRPr="002A7880" w:rsidRDefault="002A7880" w:rsidP="00302DEC">
            <w:pPr>
              <w:pStyle w:val="Heading2"/>
            </w:pPr>
            <w:bookmarkStart w:id="251" w:name="_Toc227762381"/>
            <w:r w:rsidRPr="002A7880">
              <w:rPr>
                <w:rFonts w:ascii="Times New Roman" w:hAnsi="Times New Roman" w:cs="Times New Roman"/>
                <w:bCs/>
              </w:rPr>
              <w:t>Duration</w:t>
            </w:r>
            <w:bookmarkEnd w:id="251"/>
          </w:p>
        </w:tc>
        <w:tc>
          <w:tcPr>
            <w:tcW w:w="0" w:type="auto"/>
            <w:vAlign w:val="center"/>
            <w:hideMark/>
          </w:tcPr>
          <w:p w:rsidR="002A7880" w:rsidRPr="002A7880" w:rsidRDefault="002A7880" w:rsidP="00302DEC">
            <w:pPr>
              <w:pStyle w:val="Heading2"/>
            </w:pPr>
            <w:bookmarkStart w:id="252" w:name="_Toc227762382"/>
            <w:r w:rsidRPr="002A7880">
              <w:rPr>
                <w:rFonts w:ascii="Times New Roman" w:hAnsi="Times New Roman" w:cs="Times New Roman"/>
                <w:bCs/>
              </w:rPr>
              <w:t>Planned Work</w:t>
            </w:r>
            <w:bookmarkEnd w:id="252"/>
          </w:p>
        </w:tc>
        <w:tc>
          <w:tcPr>
            <w:tcW w:w="0" w:type="auto"/>
            <w:vAlign w:val="center"/>
            <w:hideMark/>
          </w:tcPr>
          <w:p w:rsidR="002A7880" w:rsidRPr="002A7880" w:rsidRDefault="002A7880" w:rsidP="00302DEC">
            <w:pPr>
              <w:pStyle w:val="Heading2"/>
            </w:pPr>
            <w:bookmarkStart w:id="253" w:name="_Toc227762383"/>
            <w:r w:rsidRPr="002A7880">
              <w:rPr>
                <w:rFonts w:ascii="Times New Roman" w:hAnsi="Times New Roman" w:cs="Times New Roman"/>
                <w:bCs/>
              </w:rPr>
              <w:t>Completed/Notes</w:t>
            </w:r>
            <w:bookmarkEnd w:id="253"/>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1-2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Data ingestion module, CSV/Excel reading, schema validation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completed. Added BOM handling for Windows CSV files (unplanned bug fix).</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3-4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Data cleaning pipeline, missing value imputation, </w:t>
            </w:r>
            <w:proofErr w:type="spellStart"/>
            <w:r w:rsidRPr="002A7880">
              <w:rPr>
                <w:rFonts w:ascii="Times New Roman" w:hAnsi="Times New Roman" w:cs="Times New Roman"/>
              </w:rPr>
              <w:t>dedup</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completed. Outlier detection deferred to Sprint 3 due to complexity.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3</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5-6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Analysis engine, correlation, outlier detection, EDA</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completed including deferred outlier detection. PCA added as bonus feature.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7-8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Visualization module: 5 chart types, style config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All completed. Scatter plot performance issue for &gt; 10k points resolved with </w:t>
            </w:r>
            <w:proofErr w:type="spellStart"/>
            <w:r w:rsidRPr="002A7880">
              <w:rPr>
                <w:rFonts w:ascii="Times New Roman" w:hAnsi="Times New Roman" w:cs="Times New Roman"/>
              </w:rPr>
              <w:t>datashader</w:t>
            </w:r>
            <w:proofErr w:type="spellEnd"/>
            <w:r w:rsidRPr="002A7880">
              <w:rPr>
                <w:rFonts w:ascii="Times New Roman" w:hAnsi="Times New Roman" w:cs="Times New Roman"/>
              </w:rPr>
              <w: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5</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9-10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NLG narrative templates, template engine, audience modes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completed. 8 templates created vs 6 planned - extra templates for time series.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11-12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Report builder, PDF/HTML output, end-to-end </w:t>
            </w:r>
            <w:r w:rsidRPr="002A7880">
              <w:rPr>
                <w:rFonts w:ascii="Times New Roman" w:hAnsi="Times New Roman" w:cs="Times New Roman"/>
              </w:rPr>
              <w:lastRenderedPageBreak/>
              <w:t>integration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All completed. HTML interactive features added as bonus. Full pipeline tested.</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Sprint 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13-14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Performance optimization, caching,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integration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Caching implemented.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integration partially done - completed to 80%.</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Sprint 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Weeks 15-16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Testing, documentation, security review, final report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completed. NPS survey conducted. Project delivered on schedule.</w:t>
            </w:r>
          </w:p>
        </w:tc>
      </w:tr>
    </w:tbl>
    <w:p w:rsidR="002A7880" w:rsidRPr="002A7880" w:rsidRDefault="002A7880" w:rsidP="002A7880">
      <w:pPr>
        <w:rPr>
          <w:rFonts w:ascii="Times New Roman" w:hAnsi="Times New Roman" w:cs="Times New Roman"/>
        </w:rPr>
      </w:pPr>
      <w:r w:rsidRPr="002A7880">
        <w:rPr>
          <w:rFonts w:ascii="Times New Roman" w:hAnsi="Times New Roman" w:cs="Times New Roman"/>
        </w:rPr>
        <w:t>The project was delivered on schedule with all Must-have and Should-have user stories completed. The two incomplete items from the original backlog - the graphical configuration interface and the Slack notification bot - were both Could-have items that have been moved to the Phase 2 backlog with full specifications prepared for the next development cycle.</w:t>
      </w:r>
    </w:p>
    <w:p w:rsidR="002A7880" w:rsidRPr="002A7880" w:rsidRDefault="002A7880" w:rsidP="00302DEC">
      <w:pPr>
        <w:pStyle w:val="Heading2"/>
      </w:pPr>
      <w:bookmarkStart w:id="254" w:name="_Toc227762384"/>
      <w:r w:rsidRPr="002A7880">
        <w:rPr>
          <w:rFonts w:ascii="Times New Roman" w:hAnsi="Times New Roman" w:cs="Times New Roman"/>
          <w:bCs/>
        </w:rPr>
        <w:t>APPENDIX E - TEST COVERAGE REPORT</w:t>
      </w:r>
      <w:bookmarkEnd w:id="25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This appendix presents the test coverage summary for each pipeline module. Coverage is measured by the </w:t>
      </w:r>
      <w:proofErr w:type="spellStart"/>
      <w:r w:rsidRPr="002A7880">
        <w:rPr>
          <w:rFonts w:ascii="Times New Roman" w:hAnsi="Times New Roman" w:cs="Times New Roman"/>
        </w:rPr>
        <w:t>pytest-cov</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plugin</w:t>
      </w:r>
      <w:proofErr w:type="spellEnd"/>
      <w:r w:rsidRPr="002A7880">
        <w:rPr>
          <w:rFonts w:ascii="Times New Roman" w:hAnsi="Times New Roman" w:cs="Times New Roman"/>
        </w:rPr>
        <w:t xml:space="preserve"> and represents the percentage of source code lines executed by at least one test case.</w:t>
      </w:r>
    </w:p>
    <w:p w:rsidR="00341B48" w:rsidRDefault="00341B48" w:rsidP="00341B48">
      <w:pPr>
        <w:pStyle w:val="Caption"/>
        <w:keepNext/>
      </w:pPr>
      <w:r>
        <w:t xml:space="preserve">Table </w:t>
      </w:r>
      <w:fldSimple w:instr=" SEQ Table \* ARABIC ">
        <w:r>
          <w:rPr>
            <w:noProof/>
          </w:rPr>
          <w:t>5</w:t>
        </w:r>
      </w:fldSimple>
    </w:p>
    <w:tbl>
      <w:tblPr>
        <w:tblW w:w="0" w:type="auto"/>
        <w:tblCellSpacing w:w="15" w:type="dxa"/>
        <w:tblCellMar>
          <w:top w:w="15" w:type="dxa"/>
          <w:left w:w="15" w:type="dxa"/>
          <w:bottom w:w="15" w:type="dxa"/>
          <w:right w:w="15" w:type="dxa"/>
        </w:tblCellMar>
        <w:tblLook w:val="04A0"/>
      </w:tblPr>
      <w:tblGrid>
        <w:gridCol w:w="1735"/>
        <w:gridCol w:w="1287"/>
        <w:gridCol w:w="4214"/>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55" w:name="_Toc227762385"/>
            <w:r w:rsidRPr="002A7880">
              <w:rPr>
                <w:rFonts w:ascii="Times New Roman" w:hAnsi="Times New Roman" w:cs="Times New Roman"/>
                <w:bCs/>
              </w:rPr>
              <w:t>Module</w:t>
            </w:r>
            <w:bookmarkEnd w:id="255"/>
          </w:p>
        </w:tc>
        <w:tc>
          <w:tcPr>
            <w:tcW w:w="0" w:type="auto"/>
            <w:vAlign w:val="center"/>
            <w:hideMark/>
          </w:tcPr>
          <w:p w:rsidR="002A7880" w:rsidRPr="002A7880" w:rsidRDefault="002A7880" w:rsidP="00302DEC">
            <w:pPr>
              <w:pStyle w:val="Heading2"/>
            </w:pPr>
            <w:bookmarkStart w:id="256" w:name="_Toc227762386"/>
            <w:r w:rsidRPr="002A7880">
              <w:rPr>
                <w:rFonts w:ascii="Times New Roman" w:hAnsi="Times New Roman" w:cs="Times New Roman"/>
                <w:bCs/>
              </w:rPr>
              <w:t>Coverage</w:t>
            </w:r>
            <w:bookmarkEnd w:id="256"/>
          </w:p>
        </w:tc>
        <w:tc>
          <w:tcPr>
            <w:tcW w:w="0" w:type="auto"/>
            <w:vAlign w:val="center"/>
            <w:hideMark/>
          </w:tcPr>
          <w:p w:rsidR="002A7880" w:rsidRPr="002A7880" w:rsidRDefault="002A7880" w:rsidP="00302DEC">
            <w:pPr>
              <w:pStyle w:val="Heading2"/>
            </w:pPr>
            <w:bookmarkStart w:id="257" w:name="_Toc227762387"/>
            <w:r w:rsidRPr="002A7880">
              <w:rPr>
                <w:rFonts w:ascii="Times New Roman" w:hAnsi="Times New Roman" w:cs="Times New Roman"/>
                <w:bCs/>
              </w:rPr>
              <w:t>Notes</w:t>
            </w:r>
            <w:bookmarkEnd w:id="257"/>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ingestion.py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rare encoding fallback paths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cleaning.py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MNAR imputation branch</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analysis.py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93%</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Near-complete coverage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visualization.py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PCA singular matrix edge case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narrative.py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89%</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Kafka streaming stub</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report_builder.py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Uncovered: </w:t>
            </w:r>
            <w:proofErr w:type="spellStart"/>
            <w:r w:rsidRPr="002A7880">
              <w:rPr>
                <w:rFonts w:ascii="Times New Roman" w:hAnsi="Times New Roman" w:cs="Times New Roman"/>
              </w:rPr>
              <w:t>datashader</w:t>
            </w:r>
            <w:proofErr w:type="spellEnd"/>
            <w:r w:rsidRPr="002A7880">
              <w:rPr>
                <w:rFonts w:ascii="Times New Roman" w:hAnsi="Times New Roman" w:cs="Times New Roman"/>
              </w:rPr>
              <w:t xml:space="preserve"> fallback paths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utils.py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Full coverage achieved</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config.py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RTL language rendering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templates.py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synonym pool edge cases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pdf_generator.py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PDF/A-3 validation branch</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api.py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Uncovered: rate limit bypass test</w:t>
            </w:r>
          </w:p>
        </w:tc>
      </w:tr>
      <w:tr w:rsidR="002A7880" w:rsidRPr="002A7880">
        <w:trPr>
          <w:tblCellSpacing w:w="15" w:type="dxa"/>
        </w:trPr>
        <w:tc>
          <w:tcPr>
            <w:tcW w:w="0" w:type="auto"/>
            <w:vAlign w:val="center"/>
            <w:hideMark/>
          </w:tcPr>
          <w:p w:rsidR="002A7880" w:rsidRPr="002A7880" w:rsidRDefault="002A7880" w:rsidP="00302DEC">
            <w:pPr>
              <w:pStyle w:val="Heading2"/>
            </w:pPr>
            <w:bookmarkStart w:id="258" w:name="_Toc227762388"/>
            <w:r w:rsidRPr="002A7880">
              <w:rPr>
                <w:rFonts w:ascii="Times New Roman" w:hAnsi="Times New Roman" w:cs="Times New Roman"/>
                <w:bCs/>
              </w:rPr>
              <w:lastRenderedPageBreak/>
              <w:t>Overall</w:t>
            </w:r>
            <w:bookmarkEnd w:id="258"/>
          </w:p>
        </w:tc>
        <w:tc>
          <w:tcPr>
            <w:tcW w:w="0" w:type="auto"/>
            <w:vAlign w:val="center"/>
            <w:hideMark/>
          </w:tcPr>
          <w:p w:rsidR="002A7880" w:rsidRPr="002A7880" w:rsidRDefault="002A7880" w:rsidP="00302DEC">
            <w:pPr>
              <w:pStyle w:val="Heading2"/>
            </w:pPr>
            <w:bookmarkStart w:id="259" w:name="_Toc227762389"/>
            <w:r w:rsidRPr="002A7880">
              <w:rPr>
                <w:rFonts w:ascii="Times New Roman" w:hAnsi="Times New Roman" w:cs="Times New Roman"/>
                <w:bCs/>
              </w:rPr>
              <w:t>91%</w:t>
            </w:r>
            <w:bookmarkEnd w:id="259"/>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Above 85% minimum threshold</w:t>
            </w:r>
          </w:p>
        </w:tc>
      </w:tr>
    </w:tbl>
    <w:p w:rsidR="002A7880" w:rsidRPr="002A7880" w:rsidRDefault="002A7880" w:rsidP="002A7880">
      <w:pPr>
        <w:rPr>
          <w:rFonts w:ascii="Times New Roman" w:hAnsi="Times New Roman" w:cs="Times New Roman"/>
        </w:rPr>
      </w:pPr>
      <w:r w:rsidRPr="002A7880">
        <w:rPr>
          <w:rFonts w:ascii="Times New Roman" w:hAnsi="Times New Roman" w:cs="Times New Roman"/>
        </w:rPr>
        <w:t>The overall coverage of 91% exceeds the project's 85% minimum threshold. The uncovered lines are documented above and fall into three categories: rare error handling paths that are difficult to trigger in a test environment (encoding fallbacks, singular matrix cases), stub implementations for future features (Kafka streaming), and platform-specific rendering code (RTL language, PDF/A validation) that requires specific runtime environments not available in the standard CI container.</w:t>
      </w:r>
    </w:p>
    <w:p w:rsidR="002A7880" w:rsidRPr="002A7880" w:rsidRDefault="002A7880" w:rsidP="00302DEC">
      <w:pPr>
        <w:pStyle w:val="Heading2"/>
      </w:pPr>
      <w:bookmarkStart w:id="260" w:name="_Toc227762390"/>
      <w:r w:rsidRPr="002A7880">
        <w:rPr>
          <w:rFonts w:ascii="Times New Roman" w:hAnsi="Times New Roman" w:cs="Times New Roman"/>
          <w:bCs/>
        </w:rPr>
        <w:t>APPENDIX F - PERFORMANCE BENCHMARK RESULTS</w:t>
      </w:r>
      <w:bookmarkEnd w:id="260"/>
    </w:p>
    <w:p w:rsidR="002A7880" w:rsidRPr="002A7880" w:rsidRDefault="002A7880" w:rsidP="002A7880">
      <w:pPr>
        <w:rPr>
          <w:rFonts w:ascii="Times New Roman" w:hAnsi="Times New Roman" w:cs="Times New Roman"/>
        </w:rPr>
      </w:pPr>
      <w:r w:rsidRPr="002A7880">
        <w:rPr>
          <w:rFonts w:ascii="Times New Roman" w:hAnsi="Times New Roman" w:cs="Times New Roman"/>
        </w:rPr>
        <w:t>This appendix presents detailed performance benchmark results for the analysis pipeline across different hardware profiles and dataset sizes. All benchmarks were run with the caching layer disabled to measure raw pipeline performance.</w:t>
      </w:r>
    </w:p>
    <w:p w:rsidR="00341B48" w:rsidRDefault="00341B48" w:rsidP="00341B48">
      <w:pPr>
        <w:pStyle w:val="Caption"/>
        <w:keepNext/>
      </w:pPr>
      <w:r>
        <w:t xml:space="preserve">Table </w:t>
      </w:r>
      <w:fldSimple w:instr=" SEQ Table \* ARABIC ">
        <w:r>
          <w:rPr>
            <w:noProof/>
          </w:rPr>
          <w:t>6</w:t>
        </w:r>
      </w:fldSimple>
    </w:p>
    <w:tbl>
      <w:tblPr>
        <w:tblW w:w="0" w:type="auto"/>
        <w:tblCellSpacing w:w="15" w:type="dxa"/>
        <w:tblCellMar>
          <w:top w:w="15" w:type="dxa"/>
          <w:left w:w="15" w:type="dxa"/>
          <w:bottom w:w="15" w:type="dxa"/>
          <w:right w:w="15" w:type="dxa"/>
        </w:tblCellMar>
        <w:tblLook w:val="04A0"/>
      </w:tblPr>
      <w:tblGrid>
        <w:gridCol w:w="1561"/>
        <w:gridCol w:w="840"/>
        <w:gridCol w:w="1191"/>
        <w:gridCol w:w="1156"/>
        <w:gridCol w:w="1475"/>
        <w:gridCol w:w="1598"/>
        <w:gridCol w:w="1295"/>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61" w:name="_Toc227762391"/>
            <w:r w:rsidRPr="002A7880">
              <w:rPr>
                <w:rFonts w:ascii="Times New Roman" w:hAnsi="Times New Roman" w:cs="Times New Roman"/>
                <w:bCs/>
              </w:rPr>
              <w:t>Dataset Size</w:t>
            </w:r>
            <w:bookmarkEnd w:id="261"/>
          </w:p>
        </w:tc>
        <w:tc>
          <w:tcPr>
            <w:tcW w:w="0" w:type="auto"/>
            <w:vAlign w:val="center"/>
            <w:hideMark/>
          </w:tcPr>
          <w:p w:rsidR="002A7880" w:rsidRPr="002A7880" w:rsidRDefault="002A7880" w:rsidP="00302DEC">
            <w:pPr>
              <w:pStyle w:val="Heading2"/>
            </w:pPr>
            <w:bookmarkStart w:id="262" w:name="_Toc227762392"/>
            <w:r w:rsidRPr="002A7880">
              <w:rPr>
                <w:rFonts w:ascii="Times New Roman" w:hAnsi="Times New Roman" w:cs="Times New Roman"/>
                <w:bCs/>
              </w:rPr>
              <w:t>Rows</w:t>
            </w:r>
            <w:bookmarkEnd w:id="262"/>
          </w:p>
        </w:tc>
        <w:tc>
          <w:tcPr>
            <w:tcW w:w="0" w:type="auto"/>
            <w:vAlign w:val="center"/>
            <w:hideMark/>
          </w:tcPr>
          <w:p w:rsidR="002A7880" w:rsidRPr="002A7880" w:rsidRDefault="002A7880" w:rsidP="00302DEC">
            <w:pPr>
              <w:pStyle w:val="Heading2"/>
            </w:pPr>
            <w:bookmarkStart w:id="263" w:name="_Toc227762393"/>
            <w:r w:rsidRPr="002A7880">
              <w:rPr>
                <w:rFonts w:ascii="Times New Roman" w:hAnsi="Times New Roman" w:cs="Times New Roman"/>
                <w:bCs/>
              </w:rPr>
              <w:t>Ingest (s)</w:t>
            </w:r>
            <w:bookmarkEnd w:id="263"/>
          </w:p>
        </w:tc>
        <w:tc>
          <w:tcPr>
            <w:tcW w:w="0" w:type="auto"/>
            <w:vAlign w:val="center"/>
            <w:hideMark/>
          </w:tcPr>
          <w:p w:rsidR="002A7880" w:rsidRPr="002A7880" w:rsidRDefault="002A7880" w:rsidP="00302DEC">
            <w:pPr>
              <w:pStyle w:val="Heading2"/>
            </w:pPr>
            <w:bookmarkStart w:id="264" w:name="_Toc227762394"/>
            <w:r w:rsidRPr="002A7880">
              <w:rPr>
                <w:rFonts w:ascii="Times New Roman" w:hAnsi="Times New Roman" w:cs="Times New Roman"/>
                <w:bCs/>
              </w:rPr>
              <w:t>Clean (s)</w:t>
            </w:r>
            <w:bookmarkEnd w:id="264"/>
          </w:p>
        </w:tc>
        <w:tc>
          <w:tcPr>
            <w:tcW w:w="0" w:type="auto"/>
            <w:vAlign w:val="center"/>
            <w:hideMark/>
          </w:tcPr>
          <w:p w:rsidR="002A7880" w:rsidRPr="002A7880" w:rsidRDefault="002A7880" w:rsidP="00302DEC">
            <w:pPr>
              <w:pStyle w:val="Heading2"/>
            </w:pPr>
            <w:bookmarkStart w:id="265" w:name="_Toc227762395"/>
            <w:r w:rsidRPr="002A7880">
              <w:rPr>
                <w:rFonts w:ascii="Times New Roman" w:hAnsi="Times New Roman" w:cs="Times New Roman"/>
                <w:bCs/>
              </w:rPr>
              <w:t>Analyze (s)</w:t>
            </w:r>
            <w:bookmarkEnd w:id="265"/>
          </w:p>
        </w:tc>
        <w:tc>
          <w:tcPr>
            <w:tcW w:w="0" w:type="auto"/>
            <w:vAlign w:val="center"/>
            <w:hideMark/>
          </w:tcPr>
          <w:p w:rsidR="002A7880" w:rsidRPr="002A7880" w:rsidRDefault="002A7880" w:rsidP="00302DEC">
            <w:pPr>
              <w:pStyle w:val="Heading2"/>
            </w:pPr>
            <w:bookmarkStart w:id="266" w:name="_Toc227762396"/>
            <w:r w:rsidRPr="002A7880">
              <w:rPr>
                <w:rFonts w:ascii="Times New Roman" w:hAnsi="Times New Roman" w:cs="Times New Roman"/>
                <w:bCs/>
              </w:rPr>
              <w:t>Visualize (s)</w:t>
            </w:r>
            <w:bookmarkEnd w:id="266"/>
          </w:p>
        </w:tc>
        <w:tc>
          <w:tcPr>
            <w:tcW w:w="0" w:type="auto"/>
            <w:vAlign w:val="center"/>
            <w:hideMark/>
          </w:tcPr>
          <w:p w:rsidR="002A7880" w:rsidRPr="002A7880" w:rsidRDefault="002A7880" w:rsidP="00302DEC">
            <w:pPr>
              <w:pStyle w:val="Heading2"/>
            </w:pPr>
            <w:bookmarkStart w:id="267" w:name="_Toc227762397"/>
            <w:r w:rsidRPr="002A7880">
              <w:rPr>
                <w:rFonts w:ascii="Times New Roman" w:hAnsi="Times New Roman" w:cs="Times New Roman"/>
                <w:bCs/>
              </w:rPr>
              <w:t>Report (s)</w:t>
            </w:r>
            <w:bookmarkEnd w:id="267"/>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Small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5,000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0.3</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0.8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3.2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1.1</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Medium</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50,000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7.8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14.6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11.8</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2.0</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Large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200,000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29.2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58.1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38.4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2.3</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X-Large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500,000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21.7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74.3</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143.6</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89.2</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2.6</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X-Large + </w:t>
            </w:r>
            <w:proofErr w:type="spellStart"/>
            <w:r w:rsidRPr="002A7880">
              <w:rPr>
                <w:rFonts w:ascii="Times New Roman" w:hAnsi="Times New Roman" w:cs="Times New Roman"/>
              </w:rPr>
              <w:t>Dask</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500,000</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24.1</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21.4</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38.7</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91.3</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2.6</w:t>
            </w:r>
          </w:p>
        </w:tc>
      </w:tr>
    </w:tbl>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Hardware used: Intel Core i5-12400 (6 cores, 12 threads), 16GB DDR4-3200 RAM, </w:t>
      </w:r>
      <w:proofErr w:type="spellStart"/>
      <w:r w:rsidRPr="002A7880">
        <w:rPr>
          <w:rFonts w:ascii="Times New Roman" w:hAnsi="Times New Roman" w:cs="Times New Roman"/>
        </w:rPr>
        <w:t>NVMe</w:t>
      </w:r>
      <w:proofErr w:type="spellEnd"/>
      <w:r w:rsidRPr="002A7880">
        <w:rPr>
          <w:rFonts w:ascii="Times New Roman" w:hAnsi="Times New Roman" w:cs="Times New Roman"/>
        </w:rPr>
        <w:t xml:space="preserve"> SSD, Python 3.11.6, Ubuntu 22.04 LTS. The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-enabled run for the 500,000-row dataset demonstrates a 3.1x speedup in the analysis stage by utilizing all 6 CPU cores, with a minor overhead in ingestion due to </w:t>
      </w:r>
      <w:proofErr w:type="spellStart"/>
      <w:r w:rsidRPr="002A7880">
        <w:rPr>
          <w:rFonts w:ascii="Times New Roman" w:hAnsi="Times New Roman" w:cs="Times New Roman"/>
        </w:rPr>
        <w:t>Dask's</w:t>
      </w:r>
      <w:proofErr w:type="spellEnd"/>
      <w:r w:rsidRPr="002A7880">
        <w:rPr>
          <w:rFonts w:ascii="Times New Roman" w:hAnsi="Times New Roman" w:cs="Times New Roman"/>
        </w:rPr>
        <w:t xml:space="preserve"> graph construction phase. Visualization time is unchanged by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as chart rendering is inherently sequential.</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Memory consumption peaks during the analysis stage. The 500,000-row dataset consumed a peak of 2.8GB RAM in single-threaded mode and 1.4GB per worker (6 workers) in </w:t>
      </w:r>
      <w:proofErr w:type="spellStart"/>
      <w:r w:rsidRPr="002A7880">
        <w:rPr>
          <w:rFonts w:ascii="Times New Roman" w:hAnsi="Times New Roman" w:cs="Times New Roman"/>
        </w:rPr>
        <w:t>Dask</w:t>
      </w:r>
      <w:proofErr w:type="spellEnd"/>
      <w:r w:rsidRPr="002A7880">
        <w:rPr>
          <w:rFonts w:ascii="Times New Roman" w:hAnsi="Times New Roman" w:cs="Times New Roman"/>
        </w:rPr>
        <w:t xml:space="preserve"> mode - </w:t>
      </w:r>
      <w:proofErr w:type="spellStart"/>
      <w:r w:rsidRPr="002A7880">
        <w:rPr>
          <w:rFonts w:ascii="Times New Roman" w:hAnsi="Times New Roman" w:cs="Times New Roman"/>
        </w:rPr>
        <w:t>totaling</w:t>
      </w:r>
      <w:proofErr w:type="spellEnd"/>
      <w:r w:rsidRPr="002A7880">
        <w:rPr>
          <w:rFonts w:ascii="Times New Roman" w:hAnsi="Times New Roman" w:cs="Times New Roman"/>
        </w:rPr>
        <w:t xml:space="preserve"> 8.4GB theoretical peak, though </w:t>
      </w:r>
      <w:proofErr w:type="spellStart"/>
      <w:r w:rsidRPr="002A7880">
        <w:rPr>
          <w:rFonts w:ascii="Times New Roman" w:hAnsi="Times New Roman" w:cs="Times New Roman"/>
        </w:rPr>
        <w:t>Dask's</w:t>
      </w:r>
      <w:proofErr w:type="spellEnd"/>
      <w:r w:rsidRPr="002A7880">
        <w:rPr>
          <w:rFonts w:ascii="Times New Roman" w:hAnsi="Times New Roman" w:cs="Times New Roman"/>
        </w:rPr>
        <w:t xml:space="preserve"> memory management kept actual peak usage below 4.2GB by spilling intermediate results to disk.</w:t>
      </w:r>
    </w:p>
    <w:p w:rsidR="002A7880" w:rsidRPr="002A7880" w:rsidRDefault="002A7880" w:rsidP="00302DEC">
      <w:pPr>
        <w:pStyle w:val="Heading2"/>
      </w:pPr>
      <w:bookmarkStart w:id="268" w:name="_Toc227762398"/>
      <w:r w:rsidRPr="002A7880">
        <w:rPr>
          <w:rFonts w:ascii="Times New Roman" w:hAnsi="Times New Roman" w:cs="Times New Roman"/>
          <w:bCs/>
        </w:rPr>
        <w:lastRenderedPageBreak/>
        <w:t>APPENDIX G - PRE-DEPLOYMENT CHECKLIST</w:t>
      </w:r>
      <w:bookmarkEnd w:id="268"/>
    </w:p>
    <w:p w:rsidR="002A7880" w:rsidRPr="002A7880" w:rsidRDefault="002A7880" w:rsidP="002A7880">
      <w:pPr>
        <w:rPr>
          <w:rFonts w:ascii="Times New Roman" w:hAnsi="Times New Roman" w:cs="Times New Roman"/>
        </w:rPr>
      </w:pPr>
      <w:r w:rsidRPr="002A7880">
        <w:rPr>
          <w:rFonts w:ascii="Times New Roman" w:hAnsi="Times New Roman" w:cs="Times New Roman"/>
        </w:rPr>
        <w:t>This checklist must be completed before deploying the system to a new environment. Each item should be verified by the deploying engineer and signed off by the project lead.</w:t>
      </w:r>
    </w:p>
    <w:p w:rsidR="002A7880" w:rsidRPr="002A7880" w:rsidRDefault="002A7880" w:rsidP="00302DEC">
      <w:pPr>
        <w:pStyle w:val="Heading2"/>
      </w:pPr>
      <w:bookmarkStart w:id="269" w:name="_Toc227762399"/>
      <w:r w:rsidRPr="002A7880">
        <w:rPr>
          <w:rFonts w:ascii="Times New Roman" w:hAnsi="Times New Roman" w:cs="Times New Roman"/>
          <w:bCs/>
        </w:rPr>
        <w:t>Environment Setup</w:t>
      </w:r>
      <w:bookmarkEnd w:id="269"/>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Python 3.11+ installed and verified (python --version)</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All dependencies installed from requirements.txt with exact version pinning</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Docker installed (version 24+) for containerized deployment</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PostgreSQL 15+ instance provisioned with connection string verified</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AWS credentials configured with appropriate IAM permissions</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S3 buckets (uploads, reports) created with versioning enabled</w:t>
      </w:r>
    </w:p>
    <w:p w:rsidR="002A7880" w:rsidRPr="002A7880" w:rsidRDefault="002A7880" w:rsidP="002A7880">
      <w:pPr>
        <w:numPr>
          <w:ilvl w:val="0"/>
          <w:numId w:val="8"/>
        </w:numPr>
        <w:rPr>
          <w:rFonts w:ascii="Times New Roman" w:hAnsi="Times New Roman" w:cs="Times New Roman"/>
        </w:rPr>
      </w:pPr>
      <w:r w:rsidRPr="002A7880">
        <w:rPr>
          <w:rFonts w:ascii="Times New Roman" w:hAnsi="Times New Roman" w:cs="Times New Roman"/>
        </w:rPr>
        <w:t>SQS queues (main and dead letter) created with correct visibility timeout</w:t>
      </w:r>
    </w:p>
    <w:p w:rsidR="002A7880" w:rsidRPr="002A7880" w:rsidRDefault="002A7880" w:rsidP="00302DEC">
      <w:pPr>
        <w:pStyle w:val="Heading2"/>
      </w:pPr>
      <w:bookmarkStart w:id="270" w:name="_Toc227762400"/>
      <w:r w:rsidRPr="002A7880">
        <w:rPr>
          <w:rFonts w:ascii="Times New Roman" w:hAnsi="Times New Roman" w:cs="Times New Roman"/>
          <w:bCs/>
        </w:rPr>
        <w:t>Configuration</w:t>
      </w:r>
      <w:bookmarkEnd w:id="270"/>
    </w:p>
    <w:p w:rsidR="002A7880" w:rsidRPr="002A7880" w:rsidRDefault="002A7880" w:rsidP="002A7880">
      <w:pPr>
        <w:numPr>
          <w:ilvl w:val="0"/>
          <w:numId w:val="9"/>
        </w:numPr>
        <w:rPr>
          <w:rFonts w:ascii="Times New Roman" w:hAnsi="Times New Roman" w:cs="Times New Roman"/>
        </w:rPr>
      </w:pPr>
      <w:proofErr w:type="spellStart"/>
      <w:r w:rsidRPr="002A7880">
        <w:rPr>
          <w:rFonts w:ascii="Times New Roman" w:hAnsi="Times New Roman" w:cs="Times New Roman"/>
        </w:rPr>
        <w:t>config.yaml</w:t>
      </w:r>
      <w:proofErr w:type="spellEnd"/>
      <w:r w:rsidRPr="002A7880">
        <w:rPr>
          <w:rFonts w:ascii="Times New Roman" w:hAnsi="Times New Roman" w:cs="Times New Roman"/>
        </w:rPr>
        <w:t xml:space="preserve"> populated with all required fields and validated against JSON Schema</w:t>
      </w:r>
    </w:p>
    <w:p w:rsidR="002A7880" w:rsidRPr="002A7880" w:rsidRDefault="002A7880" w:rsidP="002A7880">
      <w:pPr>
        <w:numPr>
          <w:ilvl w:val="0"/>
          <w:numId w:val="9"/>
        </w:numPr>
        <w:rPr>
          <w:rFonts w:ascii="Times New Roman" w:hAnsi="Times New Roman" w:cs="Times New Roman"/>
        </w:rPr>
      </w:pPr>
      <w:r w:rsidRPr="002A7880">
        <w:rPr>
          <w:rFonts w:ascii="Times New Roman" w:hAnsi="Times New Roman" w:cs="Times New Roman"/>
        </w:rPr>
        <w:t>Environment variables set for all secrets (database password, AWS keys, JWT secret)</w:t>
      </w:r>
    </w:p>
    <w:p w:rsidR="002A7880" w:rsidRPr="002A7880" w:rsidRDefault="002A7880" w:rsidP="002A7880">
      <w:pPr>
        <w:numPr>
          <w:ilvl w:val="0"/>
          <w:numId w:val="9"/>
        </w:numPr>
        <w:rPr>
          <w:rFonts w:ascii="Times New Roman" w:hAnsi="Times New Roman" w:cs="Times New Roman"/>
        </w:rPr>
      </w:pPr>
      <w:r w:rsidRPr="002A7880">
        <w:rPr>
          <w:rFonts w:ascii="Times New Roman" w:hAnsi="Times New Roman" w:cs="Times New Roman"/>
        </w:rPr>
        <w:t>Random seed set and documented for reproducibility</w:t>
      </w:r>
    </w:p>
    <w:p w:rsidR="002A7880" w:rsidRPr="002A7880" w:rsidRDefault="002A7880" w:rsidP="002A7880">
      <w:pPr>
        <w:numPr>
          <w:ilvl w:val="0"/>
          <w:numId w:val="9"/>
        </w:numPr>
        <w:rPr>
          <w:rFonts w:ascii="Times New Roman" w:hAnsi="Times New Roman" w:cs="Times New Roman"/>
        </w:rPr>
      </w:pPr>
      <w:r w:rsidRPr="002A7880">
        <w:rPr>
          <w:rFonts w:ascii="Times New Roman" w:hAnsi="Times New Roman" w:cs="Times New Roman"/>
        </w:rPr>
        <w:t>Narrative mode configured appropriately for the target audience</w:t>
      </w:r>
    </w:p>
    <w:p w:rsidR="002A7880" w:rsidRPr="002A7880" w:rsidRDefault="002A7880" w:rsidP="002A7880">
      <w:pPr>
        <w:numPr>
          <w:ilvl w:val="0"/>
          <w:numId w:val="9"/>
        </w:numPr>
        <w:rPr>
          <w:rFonts w:ascii="Times New Roman" w:hAnsi="Times New Roman" w:cs="Times New Roman"/>
        </w:rPr>
      </w:pPr>
      <w:r w:rsidRPr="002A7880">
        <w:rPr>
          <w:rFonts w:ascii="Times New Roman" w:hAnsi="Times New Roman" w:cs="Times New Roman"/>
        </w:rPr>
        <w:t>Output formats configured (PDF, HTML, or both)</w:t>
      </w:r>
    </w:p>
    <w:p w:rsidR="002A7880" w:rsidRPr="002A7880" w:rsidRDefault="002A7880" w:rsidP="00302DEC">
      <w:pPr>
        <w:pStyle w:val="Heading2"/>
      </w:pPr>
      <w:bookmarkStart w:id="271" w:name="_Toc227762401"/>
      <w:r w:rsidRPr="002A7880">
        <w:rPr>
          <w:rFonts w:ascii="Times New Roman" w:hAnsi="Times New Roman" w:cs="Times New Roman"/>
          <w:bCs/>
        </w:rPr>
        <w:t>Security</w:t>
      </w:r>
      <w:bookmarkEnd w:id="271"/>
    </w:p>
    <w:p w:rsidR="002A7880" w:rsidRPr="002A7880" w:rsidRDefault="002A7880" w:rsidP="002A7880">
      <w:pPr>
        <w:numPr>
          <w:ilvl w:val="0"/>
          <w:numId w:val="10"/>
        </w:numPr>
        <w:rPr>
          <w:rFonts w:ascii="Times New Roman" w:hAnsi="Times New Roman" w:cs="Times New Roman"/>
        </w:rPr>
      </w:pPr>
      <w:r w:rsidRPr="002A7880">
        <w:rPr>
          <w:rFonts w:ascii="Times New Roman" w:hAnsi="Times New Roman" w:cs="Times New Roman"/>
        </w:rPr>
        <w:t>TLS certificate installed and HTTPS enforced</w:t>
      </w:r>
    </w:p>
    <w:p w:rsidR="002A7880" w:rsidRPr="002A7880" w:rsidRDefault="002A7880" w:rsidP="002A7880">
      <w:pPr>
        <w:numPr>
          <w:ilvl w:val="0"/>
          <w:numId w:val="10"/>
        </w:numPr>
        <w:rPr>
          <w:rFonts w:ascii="Times New Roman" w:hAnsi="Times New Roman" w:cs="Times New Roman"/>
        </w:rPr>
      </w:pPr>
      <w:r w:rsidRPr="002A7880">
        <w:rPr>
          <w:rFonts w:ascii="Times New Roman" w:hAnsi="Times New Roman" w:cs="Times New Roman"/>
        </w:rPr>
        <w:t>WAF rules configured and tested with known attack payloads</w:t>
      </w:r>
    </w:p>
    <w:p w:rsidR="002A7880" w:rsidRPr="002A7880" w:rsidRDefault="002A7880" w:rsidP="002A7880">
      <w:pPr>
        <w:numPr>
          <w:ilvl w:val="0"/>
          <w:numId w:val="10"/>
        </w:numPr>
        <w:rPr>
          <w:rFonts w:ascii="Times New Roman" w:hAnsi="Times New Roman" w:cs="Times New Roman"/>
        </w:rPr>
      </w:pPr>
      <w:r w:rsidRPr="002A7880">
        <w:rPr>
          <w:rFonts w:ascii="Times New Roman" w:hAnsi="Times New Roman" w:cs="Times New Roman"/>
        </w:rPr>
        <w:t>Admin account created with strong password and MFA enabled</w:t>
      </w:r>
    </w:p>
    <w:p w:rsidR="002A7880" w:rsidRPr="002A7880" w:rsidRDefault="002A7880" w:rsidP="002A7880">
      <w:pPr>
        <w:numPr>
          <w:ilvl w:val="0"/>
          <w:numId w:val="10"/>
        </w:numPr>
        <w:rPr>
          <w:rFonts w:ascii="Times New Roman" w:hAnsi="Times New Roman" w:cs="Times New Roman"/>
        </w:rPr>
      </w:pPr>
      <w:r w:rsidRPr="002A7880">
        <w:rPr>
          <w:rFonts w:ascii="Times New Roman" w:hAnsi="Times New Roman" w:cs="Times New Roman"/>
        </w:rPr>
        <w:t>Default credentials changed (no 'admin/admin' or 'test/test' accounts)</w:t>
      </w:r>
    </w:p>
    <w:p w:rsidR="002A7880" w:rsidRPr="002A7880" w:rsidRDefault="002A7880" w:rsidP="002A7880">
      <w:pPr>
        <w:numPr>
          <w:ilvl w:val="0"/>
          <w:numId w:val="10"/>
        </w:numPr>
        <w:rPr>
          <w:rFonts w:ascii="Times New Roman" w:hAnsi="Times New Roman" w:cs="Times New Roman"/>
        </w:rPr>
      </w:pPr>
      <w:r w:rsidRPr="002A7880">
        <w:rPr>
          <w:rFonts w:ascii="Times New Roman" w:hAnsi="Times New Roman" w:cs="Times New Roman"/>
        </w:rPr>
        <w:t>Penetration test completed and all High/Critical findings remediated</w:t>
      </w:r>
    </w:p>
    <w:p w:rsidR="002A7880" w:rsidRPr="002A7880" w:rsidRDefault="002A7880" w:rsidP="00302DEC">
      <w:pPr>
        <w:pStyle w:val="Heading2"/>
      </w:pPr>
      <w:bookmarkStart w:id="272" w:name="_Toc227762402"/>
      <w:r w:rsidRPr="002A7880">
        <w:rPr>
          <w:rFonts w:ascii="Times New Roman" w:hAnsi="Times New Roman" w:cs="Times New Roman"/>
          <w:bCs/>
        </w:rPr>
        <w:t>Operations</w:t>
      </w:r>
      <w:bookmarkEnd w:id="272"/>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t>CloudWatch dashboards and alarms configured</w:t>
      </w:r>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t>On-call rotation and incident escalation process documented</w:t>
      </w:r>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t>Backup and restore procedure tested (restore from latest RDS snapshot verified)</w:t>
      </w:r>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t>CI/CD pipeline tested with a canary deployment</w:t>
      </w:r>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t>Runbook reviewed and updated for current deployment configuration</w:t>
      </w:r>
    </w:p>
    <w:p w:rsidR="002A7880" w:rsidRPr="002A7880" w:rsidRDefault="002A7880" w:rsidP="002A7880">
      <w:pPr>
        <w:numPr>
          <w:ilvl w:val="0"/>
          <w:numId w:val="11"/>
        </w:numPr>
        <w:rPr>
          <w:rFonts w:ascii="Times New Roman" w:hAnsi="Times New Roman" w:cs="Times New Roman"/>
        </w:rPr>
      </w:pPr>
      <w:r w:rsidRPr="002A7880">
        <w:rPr>
          <w:rFonts w:ascii="Times New Roman" w:hAnsi="Times New Roman" w:cs="Times New Roman"/>
        </w:rPr>
        <w:lastRenderedPageBreak/>
        <w:t>User documentation published and linked from application UI</w:t>
      </w:r>
    </w:p>
    <w:p w:rsidR="002A7880" w:rsidRPr="002A7880" w:rsidRDefault="002A7880" w:rsidP="00302DEC">
      <w:pPr>
        <w:pStyle w:val="Heading2"/>
      </w:pPr>
      <w:bookmarkStart w:id="273" w:name="_Toc227762403"/>
      <w:r w:rsidRPr="002A7880">
        <w:rPr>
          <w:rFonts w:ascii="Times New Roman" w:hAnsi="Times New Roman" w:cs="Times New Roman"/>
          <w:bCs/>
        </w:rPr>
        <w:t xml:space="preserve">WEBSITE - </w:t>
      </w:r>
      <w:proofErr w:type="spellStart"/>
      <w:r w:rsidRPr="002A7880">
        <w:rPr>
          <w:rFonts w:ascii="Times New Roman" w:hAnsi="Times New Roman" w:cs="Times New Roman"/>
          <w:bCs/>
        </w:rPr>
        <w:t>DataVizStoryLine</w:t>
      </w:r>
      <w:proofErr w:type="spellEnd"/>
      <w:r w:rsidRPr="002A7880">
        <w:rPr>
          <w:rFonts w:ascii="Times New Roman" w:hAnsi="Times New Roman" w:cs="Times New Roman"/>
          <w:bCs/>
        </w:rPr>
        <w:t xml:space="preserve"> Web Application</w:t>
      </w:r>
      <w:bookmarkEnd w:id="273"/>
    </w:p>
    <w:p w:rsidR="002A7880" w:rsidRDefault="002A7880" w:rsidP="002A7880">
      <w:pPr>
        <w:rPr>
          <w:rFonts w:ascii="Times New Roman" w:hAnsi="Times New Roman" w:cs="Times New Roman"/>
        </w:rPr>
      </w:pPr>
      <w:r w:rsidRPr="002A7880">
        <w:rPr>
          <w:rFonts w:ascii="Times New Roman" w:hAnsi="Times New Roman" w:cs="Times New Roman"/>
        </w:rPr>
        <w:t>The DataViz StoryLine web application provides a complete browser-based interface for the six-stage analytics pipeline. Built with the Python Flask framework and rendered through Jinja2 HTML templates, the application allows any user with a browser to upload a compatible CSV dataset, run the full pipeline automatically, and explore all results interactively without installing any software. The interface follows a minimal, typographic design language with an off-white background, crimson accent colour, and serif heading typography that reinforces the analytical and professional nature of the tool.</w:t>
      </w: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rFonts w:ascii="Times New Roman" w:hAnsi="Times New Roman" w:cs="Times New Roman"/>
        </w:rPr>
      </w:pPr>
      <w:r w:rsidRPr="00341B48">
        <w:rPr>
          <w:i/>
          <w:iCs/>
        </w:rPr>
        <w:t xml:space="preserve">Figure </w:t>
      </w:r>
      <w:r>
        <w:rPr>
          <w:i/>
          <w:iCs/>
        </w:rPr>
        <w:t>1:</w:t>
      </w:r>
    </w:p>
    <w:p w:rsidR="002A7880" w:rsidRPr="00DB6D57" w:rsidRDefault="00DB6D57" w:rsidP="00DB6D57">
      <w:pPr>
        <w:rPr>
          <w:rFonts w:ascii="Times New Roman" w:hAnsi="Times New Roman" w:cs="Times New Roman"/>
        </w:rPr>
      </w:pPr>
      <w:r>
        <w:rPr>
          <w:noProof/>
          <w:lang w:val="en-US"/>
        </w:rPr>
        <w:drawing>
          <wp:inline distT="0" distB="0" distL="0" distR="0">
            <wp:extent cx="5731510" cy="2712720"/>
            <wp:effectExtent l="0" t="0" r="2540" b="0"/>
            <wp:docPr id="7160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12720"/>
                    </a:xfrm>
                    <a:prstGeom prst="rect">
                      <a:avLst/>
                    </a:prstGeom>
                    <a:noFill/>
                    <a:ln>
                      <a:noFill/>
                    </a:ln>
                  </pic:spPr>
                </pic:pic>
              </a:graphicData>
            </a:graphic>
          </wp:inline>
        </w:drawing>
      </w:r>
      <w:r w:rsidR="002A7880" w:rsidRPr="002A7880">
        <w:rPr>
          <w:rFonts w:ascii="Times New Roman" w:hAnsi="Times New Roman" w:cs="Times New Roman"/>
          <w:bCs/>
        </w:rPr>
        <w:t xml:space="preserve">Fig W-1: DataViz </w:t>
      </w:r>
      <w:proofErr w:type="spellStart"/>
      <w:r w:rsidR="002A7880" w:rsidRPr="002A7880">
        <w:rPr>
          <w:rFonts w:ascii="Times New Roman" w:hAnsi="Times New Roman" w:cs="Times New Roman"/>
          <w:bCs/>
        </w:rPr>
        <w:t>StoryLine</w:t>
      </w:r>
      <w:proofErr w:type="spellEnd"/>
      <w:r w:rsidR="002A7880" w:rsidRPr="002A7880">
        <w:rPr>
          <w:rFonts w:ascii="Times New Roman" w:hAnsi="Times New Roman" w:cs="Times New Roman"/>
          <w:bCs/>
        </w:rPr>
        <w:t xml:space="preserve"> landing page - hero section and pipeline stage cards</w:t>
      </w:r>
    </w:p>
    <w:p w:rsidR="002A7880" w:rsidRDefault="002A7880" w:rsidP="002A7880">
      <w:pPr>
        <w:rPr>
          <w:rFonts w:ascii="Times New Roman" w:hAnsi="Times New Roman" w:cs="Times New Roman"/>
        </w:rPr>
      </w:pPr>
      <w:r w:rsidRPr="002A7880">
        <w:rPr>
          <w:rFonts w:ascii="Times New Roman" w:hAnsi="Times New Roman" w:cs="Times New Roman"/>
        </w:rPr>
        <w:t xml:space="preserve">The landing page (Fig W-1) is structured into two main areas. On the left, a hero section states the value proposition: 'Upload your sales data. Get a full analytics report.' with a brief description of the six-stage pipeline. On the right, a 'Get started' card provides the file upload widget with drag-and-drop support and a 'Run Pipeline' button. Below, six cards labelled Stage 1 through Stage 6 (Ingestion, Cleaning, Analysis, Visualization, Narrative, Report) </w:t>
      </w:r>
      <w:r w:rsidRPr="002A7880">
        <w:rPr>
          <w:rFonts w:ascii="Times New Roman" w:hAnsi="Times New Roman" w:cs="Times New Roman"/>
        </w:rPr>
        <w:lastRenderedPageBreak/>
        <w:t>explain each pipeline stage in plain language, helping non-technical users understand what the tool does before they upload their data.</w:t>
      </w:r>
    </w:p>
    <w:p w:rsidR="004A68FC" w:rsidRPr="004A68FC" w:rsidRDefault="004A68FC" w:rsidP="004A68FC">
      <w:pPr>
        <w:pStyle w:val="Heading1"/>
        <w:rPr>
          <w:rFonts w:ascii="Times New Roman" w:eastAsia="Times New Roman" w:hAnsi="Times New Roman" w:cs="Times New Roman"/>
          <w:lang w:eastAsia="en-IN"/>
        </w:rPr>
      </w:pPr>
      <w:bookmarkStart w:id="274" w:name="_Toc227762404"/>
      <w:r w:rsidRPr="00D62A19">
        <w:rPr>
          <w:rFonts w:ascii="Times New Roman" w:eastAsia="Times New Roman" w:hAnsi="Times New Roman" w:cs="Times New Roman"/>
          <w:lang w:eastAsia="en-IN"/>
        </w:rPr>
        <w:t>Chapter 1</w:t>
      </w:r>
      <w:r>
        <w:rPr>
          <w:rFonts w:ascii="Times New Roman" w:eastAsia="Times New Roman" w:hAnsi="Times New Roman" w:cs="Times New Roman"/>
          <w:lang w:eastAsia="en-IN"/>
        </w:rPr>
        <w:t>2:</w:t>
      </w:r>
      <w:bookmarkEnd w:id="274"/>
    </w:p>
    <w:p w:rsidR="002A7880" w:rsidRPr="002A7880" w:rsidRDefault="002A7880" w:rsidP="004A68FC">
      <w:pPr>
        <w:pStyle w:val="Heading1"/>
      </w:pPr>
      <w:bookmarkStart w:id="275" w:name="_Toc227762405"/>
      <w:r w:rsidRPr="002A7880">
        <w:t>WEBSITE - Expected Dataset Format</w:t>
      </w:r>
      <w:bookmarkEnd w:id="275"/>
    </w:p>
    <w:p w:rsidR="002A7880" w:rsidRDefault="002A7880" w:rsidP="002A7880">
      <w:pPr>
        <w:rPr>
          <w:rFonts w:ascii="Times New Roman" w:hAnsi="Times New Roman" w:cs="Times New Roman"/>
        </w:rPr>
      </w:pPr>
      <w:r w:rsidRPr="002A7880">
        <w:rPr>
          <w:rFonts w:ascii="Times New Roman" w:hAnsi="Times New Roman" w:cs="Times New Roman"/>
        </w:rPr>
        <w:t>Below the pipeline stage cards, the landing page presents an 'Expected dataset format' section that specifies the exact CSV column schema required for the pipeline to run successfully. This section is essential for new users who are preparing their own datasets for upload. The table lists all nine required columns with their data types (Date, Text, Integer, or Decimal) and plain-language descriptions, eliminating ambiguity about what each column should contain.</w:t>
      </w: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i/>
          <w:iCs/>
        </w:rPr>
      </w:pPr>
    </w:p>
    <w:p w:rsidR="00341B48" w:rsidRDefault="00341B48" w:rsidP="002A7880">
      <w:pPr>
        <w:rPr>
          <w:rFonts w:ascii="Times New Roman" w:hAnsi="Times New Roman" w:cs="Times New Roman"/>
        </w:rPr>
      </w:pPr>
      <w:r w:rsidRPr="00341B48">
        <w:rPr>
          <w:i/>
          <w:iCs/>
        </w:rPr>
        <w:t xml:space="preserve">Figure </w:t>
      </w:r>
      <w:r>
        <w:rPr>
          <w:i/>
          <w:iCs/>
        </w:rPr>
        <w:t>02:</w:t>
      </w:r>
    </w:p>
    <w:p w:rsidR="002A7880" w:rsidRPr="00DB6D57" w:rsidRDefault="00DB6D57" w:rsidP="00DB6D57">
      <w:pPr>
        <w:rPr>
          <w:rFonts w:ascii="Times New Roman" w:hAnsi="Times New Roman" w:cs="Times New Roman"/>
        </w:rPr>
      </w:pPr>
      <w:r>
        <w:rPr>
          <w:noProof/>
          <w:lang w:val="en-US"/>
        </w:rPr>
        <w:drawing>
          <wp:inline distT="0" distB="0" distL="0" distR="0">
            <wp:extent cx="5731510" cy="2724150"/>
            <wp:effectExtent l="0" t="0" r="2540" b="0"/>
            <wp:docPr id="165601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24150"/>
                    </a:xfrm>
                    <a:prstGeom prst="rect">
                      <a:avLst/>
                    </a:prstGeom>
                    <a:noFill/>
                    <a:ln>
                      <a:noFill/>
                    </a:ln>
                  </pic:spPr>
                </pic:pic>
              </a:graphicData>
            </a:graphic>
          </wp:inline>
        </w:drawing>
      </w:r>
      <w:r w:rsidR="002A7880" w:rsidRPr="002A7880">
        <w:rPr>
          <w:rFonts w:ascii="Times New Roman" w:hAnsi="Times New Roman" w:cs="Times New Roman"/>
          <w:bCs/>
        </w:rPr>
        <w:t>Fig W-2: Expected dataset format table on the landing page</w:t>
      </w:r>
    </w:p>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 xml:space="preserve">The format table (Fig W-2) shows the column naming convention that must be followed exactly: Date (YYYY-MM-DD format), Product (text), Category (text), Region (text),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(integer),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(decimal), Revenue (decimal, equal to Units × Price), </w:t>
      </w:r>
      <w:proofErr w:type="spellStart"/>
      <w:r w:rsidRPr="002A7880">
        <w:rPr>
          <w:rFonts w:ascii="Times New Roman" w:hAnsi="Times New Roman" w:cs="Times New Roman"/>
        </w:rPr>
        <w:t>Customer_Age</w:t>
      </w:r>
      <w:proofErr w:type="spellEnd"/>
      <w:r w:rsidRPr="002A7880">
        <w:rPr>
          <w:rFonts w:ascii="Times New Roman" w:hAnsi="Times New Roman" w:cs="Times New Roman"/>
        </w:rPr>
        <w:t xml:space="preserve"> (integer), and Rating (decimal on a 1-10 scale). A subtitle note reads 'naming must match exactly', warning users that column names are case-sensitive and must not be renamed. The page footer confirms the application name and subtitle 'Automated Sales Analytics Pipeline'.</w:t>
      </w:r>
    </w:p>
    <w:p w:rsidR="002A7880" w:rsidRPr="002A7880" w:rsidRDefault="002A7880" w:rsidP="00302DEC">
      <w:pPr>
        <w:pStyle w:val="Heading2"/>
      </w:pPr>
      <w:bookmarkStart w:id="276" w:name="_Toc227762406"/>
      <w:r w:rsidRPr="002A7880">
        <w:rPr>
          <w:rFonts w:ascii="Times New Roman" w:hAnsi="Times New Roman" w:cs="Times New Roman"/>
          <w:bCs/>
        </w:rPr>
        <w:t>WEBSITE - File Upload and Pipeline Trigger</w:t>
      </w:r>
      <w:bookmarkEnd w:id="276"/>
    </w:p>
    <w:p w:rsidR="002A7880" w:rsidRDefault="002A7880" w:rsidP="002A7880">
      <w:pPr>
        <w:rPr>
          <w:rFonts w:ascii="Times New Roman" w:hAnsi="Times New Roman" w:cs="Times New Roman"/>
        </w:rPr>
      </w:pPr>
      <w:r w:rsidRPr="002A7880">
        <w:rPr>
          <w:rFonts w:ascii="Times New Roman" w:hAnsi="Times New Roman" w:cs="Times New Roman"/>
        </w:rPr>
        <w:t>The file upload interaction is designed for simplicity and clarity. Users can either click the dashed upload box to open a file browser dialogue, or drag and drop a CSV file directly onto the widget. The upload widget enforces a 16 MB file size limit to prevent memory issues on the server. Once a valid file is selected, the interface immediately provides visual confirmation before the pipeline runs.</w:t>
      </w:r>
    </w:p>
    <w:p w:rsidR="00341B48" w:rsidRDefault="00341B48" w:rsidP="002A7880">
      <w:pPr>
        <w:rPr>
          <w:rFonts w:ascii="Times New Roman" w:hAnsi="Times New Roman" w:cs="Times New Roman"/>
        </w:rPr>
      </w:pPr>
      <w:r w:rsidRPr="00341B48">
        <w:rPr>
          <w:i/>
          <w:iCs/>
        </w:rPr>
        <w:t xml:space="preserve">Figure </w:t>
      </w:r>
      <w:r>
        <w:rPr>
          <w:i/>
          <w:iCs/>
        </w:rPr>
        <w:t>03:</w:t>
      </w:r>
    </w:p>
    <w:p w:rsidR="002A7880" w:rsidRPr="00DB6D57" w:rsidRDefault="00DB6D57" w:rsidP="00DB6D57">
      <w:pPr>
        <w:rPr>
          <w:rFonts w:ascii="Times New Roman" w:hAnsi="Times New Roman" w:cs="Times New Roman"/>
        </w:rPr>
      </w:pPr>
      <w:r>
        <w:rPr>
          <w:noProof/>
          <w:lang w:val="en-US"/>
        </w:rPr>
        <w:drawing>
          <wp:inline distT="0" distB="0" distL="0" distR="0">
            <wp:extent cx="5731510" cy="2013585"/>
            <wp:effectExtent l="0" t="0" r="2540" b="5715"/>
            <wp:docPr id="1690050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013585"/>
                    </a:xfrm>
                    <a:prstGeom prst="rect">
                      <a:avLst/>
                    </a:prstGeom>
                    <a:noFill/>
                    <a:ln>
                      <a:noFill/>
                    </a:ln>
                  </pic:spPr>
                </pic:pic>
              </a:graphicData>
            </a:graphic>
          </wp:inline>
        </w:drawing>
      </w:r>
      <w:r w:rsidR="002A7880" w:rsidRPr="002A7880">
        <w:rPr>
          <w:rFonts w:ascii="Times New Roman" w:hAnsi="Times New Roman" w:cs="Times New Roman"/>
          <w:bCs/>
        </w:rPr>
        <w:t>Fig W-3: Upload widget after file selection - green confirmation tick and filename</w:t>
      </w:r>
    </w:p>
    <w:p w:rsidR="002A7880" w:rsidRPr="002A7880" w:rsidRDefault="002A7880" w:rsidP="002A7880">
      <w:pPr>
        <w:rPr>
          <w:rFonts w:ascii="Times New Roman" w:hAnsi="Times New Roman" w:cs="Times New Roman"/>
        </w:rPr>
      </w:pPr>
      <w:r w:rsidRPr="002A7880">
        <w:rPr>
          <w:rFonts w:ascii="Times New Roman" w:hAnsi="Times New Roman" w:cs="Times New Roman"/>
        </w:rPr>
        <w:t>As shown in Fig W-3, once the user selects or drops a CSV file, a green tick mark and the filename ('sales_data.csv') appear below the upload box, confirming the file has been accepted and is ready for processing. The 'Run Pipeline' button activates and becomes clickable only after a valid file is confirmed. Clicking 'Run Pipeline' submits the file to the Flask backend, which executes all six pipeline stages sequentially - ingestion, cleaning, analysis, visualization, narrative generation, and report building - before redirecting the browser to the Analysis Results page.</w:t>
      </w:r>
    </w:p>
    <w:p w:rsidR="002A7880" w:rsidRPr="002A7880" w:rsidRDefault="002A7880" w:rsidP="00302DEC">
      <w:pPr>
        <w:pStyle w:val="Heading2"/>
      </w:pPr>
      <w:bookmarkStart w:id="277" w:name="_Toc227762407"/>
      <w:r w:rsidRPr="002A7880">
        <w:rPr>
          <w:rFonts w:ascii="Times New Roman" w:hAnsi="Times New Roman" w:cs="Times New Roman"/>
          <w:bCs/>
        </w:rPr>
        <w:t>WEBSITE - Analysis Results Page and Executive Summary</w:t>
      </w:r>
      <w:bookmarkEnd w:id="277"/>
    </w:p>
    <w:p w:rsidR="00341B48" w:rsidRDefault="002A7880" w:rsidP="00DB6D57">
      <w:r w:rsidRPr="002A7880">
        <w:rPr>
          <w:rFonts w:ascii="Times New Roman" w:hAnsi="Times New Roman" w:cs="Times New Roman"/>
        </w:rPr>
        <w:t>Upon pipeline completion, the browser is redirected to the Analysis Results page. This page is the central hub of the web application, consolidating all pipeline outputs into a single navigable interface. The top navigation bar gains four tabs: Overview, Summary, Charts, and Cleaning Log, allowing users to jump to any section directly. Two action buttons are provided: 'Upload New CSV' to start a new analysis, and 'Download PDF Report' to download the compiled report.</w:t>
      </w:r>
    </w:p>
    <w:p w:rsidR="002A7880" w:rsidRPr="00DB6D57" w:rsidRDefault="00341B48" w:rsidP="00DB6D57">
      <w:pPr>
        <w:rPr>
          <w:rFonts w:ascii="Times New Roman" w:hAnsi="Times New Roman" w:cs="Times New Roman"/>
        </w:rPr>
      </w:pPr>
      <w:r w:rsidRPr="00341B48">
        <w:rPr>
          <w:i/>
          <w:iCs/>
        </w:rPr>
        <w:lastRenderedPageBreak/>
        <w:t xml:space="preserve">Figure </w:t>
      </w:r>
      <w:r>
        <w:rPr>
          <w:i/>
          <w:iCs/>
        </w:rPr>
        <w:t>04:</w:t>
      </w:r>
      <w:r w:rsidR="00DB6D57">
        <w:rPr>
          <w:noProof/>
          <w:lang w:val="en-US"/>
        </w:rPr>
        <w:drawing>
          <wp:inline distT="0" distB="0" distL="0" distR="0">
            <wp:extent cx="5731510" cy="2707640"/>
            <wp:effectExtent l="0" t="0" r="2540" b="0"/>
            <wp:docPr id="1754697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07640"/>
                    </a:xfrm>
                    <a:prstGeom prst="rect">
                      <a:avLst/>
                    </a:prstGeom>
                    <a:noFill/>
                    <a:ln>
                      <a:noFill/>
                    </a:ln>
                  </pic:spPr>
                </pic:pic>
              </a:graphicData>
            </a:graphic>
          </wp:inline>
        </w:drawing>
      </w:r>
      <w:r w:rsidR="002A7880" w:rsidRPr="002A7880">
        <w:rPr>
          <w:rFonts w:ascii="Times New Roman" w:hAnsi="Times New Roman" w:cs="Times New Roman"/>
          <w:bCs/>
        </w:rPr>
        <w:t>Fig W-4: Analysis Results page showing KPI bar, pipeline breadcrumb, and Executive Summary</w:t>
      </w:r>
    </w:p>
    <w:p w:rsidR="002A7880" w:rsidRPr="002A7880" w:rsidRDefault="002A7880" w:rsidP="002A7880">
      <w:pPr>
        <w:rPr>
          <w:rFonts w:ascii="Times New Roman" w:hAnsi="Times New Roman" w:cs="Times New Roman"/>
        </w:rPr>
      </w:pPr>
      <w:r w:rsidRPr="002A7880">
        <w:rPr>
          <w:rFonts w:ascii="Times New Roman" w:hAnsi="Times New Roman" w:cs="Times New Roman"/>
        </w:rPr>
        <w:t>Fig W-4 shows the Analysis Results page with the five-metric KPI bar prominently displayed: Total Revenue (Rs. 0.32M), Units Sold (5,510), Categories (6), Regions (3), and Records (1000). Below the KPIs, a horizontal pipeline breadcrumb shows P1 INGEST -&gt; P2 CLEAN -&gt; P3 ANALYSE -&gt; P4 VISUALISE -&gt; P5 NARRATE -&gt; P6 REPORT, confirming that all six stages completed successfully. The Executive Summary section below presents key findings in two columns: a narrative list on the left (top category, top region, best-selling product, key customer segment) and a structured metrics panel on the right (period, revenue, units sold, average transaction, categories, regions, dataset dimensions).</w:t>
      </w:r>
    </w:p>
    <w:p w:rsidR="002A7880" w:rsidRPr="002A7880" w:rsidRDefault="002A7880" w:rsidP="00302DEC">
      <w:pPr>
        <w:pStyle w:val="Heading2"/>
      </w:pPr>
      <w:bookmarkStart w:id="278" w:name="_Toc227762408"/>
      <w:r w:rsidRPr="002A7880">
        <w:rPr>
          <w:rFonts w:ascii="Times New Roman" w:hAnsi="Times New Roman" w:cs="Times New Roman"/>
          <w:bCs/>
        </w:rPr>
        <w:t>WEBSITE - Visualizations and Insights (Charts 01-02)</w:t>
      </w:r>
      <w:bookmarkEnd w:id="278"/>
    </w:p>
    <w:p w:rsidR="00341B48" w:rsidRDefault="002A7880" w:rsidP="00DB6D57">
      <w:r w:rsidRPr="002A7880">
        <w:rPr>
          <w:rFonts w:ascii="Times New Roman" w:hAnsi="Times New Roman" w:cs="Times New Roman"/>
        </w:rPr>
        <w:t>The Charts section of the results page displays all eight visualizations with their accompanying narrative explanations. Each chart is presented in a two-panel layout: a left panel with the chart number, title, chart type badge, 'What It Shows' subsection in crimson, 'Why It Matters' subsection, and the pipeline-generated insight paragraph; a right panel displaying the rendered chart image.</w:t>
      </w:r>
    </w:p>
    <w:p w:rsidR="002A7880" w:rsidRPr="00DB6D57" w:rsidRDefault="00341B48" w:rsidP="00DB6D57">
      <w:pPr>
        <w:rPr>
          <w:rFonts w:ascii="Times New Roman" w:hAnsi="Times New Roman" w:cs="Times New Roman"/>
        </w:rPr>
      </w:pPr>
      <w:r w:rsidRPr="00341B48">
        <w:rPr>
          <w:i/>
          <w:iCs/>
        </w:rPr>
        <w:lastRenderedPageBreak/>
        <w:t xml:space="preserve">Figure </w:t>
      </w:r>
      <w:r>
        <w:rPr>
          <w:i/>
          <w:iCs/>
        </w:rPr>
        <w:t>05:</w:t>
      </w:r>
      <w:r w:rsidR="00DB6D57">
        <w:rPr>
          <w:noProof/>
          <w:lang w:val="en-US"/>
        </w:rPr>
        <w:drawing>
          <wp:inline distT="0" distB="0" distL="0" distR="0">
            <wp:extent cx="5731510" cy="2592070"/>
            <wp:effectExtent l="0" t="0" r="2540" b="0"/>
            <wp:docPr id="113971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592070"/>
                    </a:xfrm>
                    <a:prstGeom prst="rect">
                      <a:avLst/>
                    </a:prstGeom>
                    <a:noFill/>
                    <a:ln>
                      <a:noFill/>
                    </a:ln>
                  </pic:spPr>
                </pic:pic>
              </a:graphicData>
            </a:graphic>
          </wp:inline>
        </w:drawing>
      </w:r>
      <w:r w:rsidR="002A7880" w:rsidRPr="002A7880">
        <w:rPr>
          <w:rFonts w:ascii="Times New Roman" w:hAnsi="Times New Roman" w:cs="Times New Roman"/>
          <w:bCs/>
        </w:rPr>
        <w:t>Fig W-5: Chart 01 - Monthly Revenue Trend displayed on the website with narrative</w:t>
      </w:r>
    </w:p>
    <w:p w:rsidR="002A7880" w:rsidRDefault="002A7880" w:rsidP="002A7880">
      <w:pPr>
        <w:rPr>
          <w:rFonts w:ascii="Times New Roman" w:hAnsi="Times New Roman" w:cs="Times New Roman"/>
        </w:rPr>
      </w:pPr>
      <w:r w:rsidRPr="002A7880">
        <w:rPr>
          <w:rFonts w:ascii="Times New Roman" w:hAnsi="Times New Roman" w:cs="Times New Roman"/>
        </w:rPr>
        <w:t>Fig W-5 shows Chart 01 (Monthly Revenue Trend, Line Chart) on the website. The left panel explains that 'total revenue aggregated per month' reveals whether the business is growing, declining, or flat - and why it matters as 'the most critical health indicator'. The pipeline-generated insight paragraph reports the specific values computed from the Kaggle dataset. The chart itself is rendered at high resolution with the crimson line and shaded area fill clearly visible.</w:t>
      </w:r>
    </w:p>
    <w:p w:rsidR="00341B48" w:rsidRDefault="00341B48" w:rsidP="002A7880">
      <w:pPr>
        <w:rPr>
          <w:rFonts w:ascii="Times New Roman" w:hAnsi="Times New Roman" w:cs="Times New Roman"/>
        </w:rPr>
      </w:pPr>
      <w:r w:rsidRPr="00341B48">
        <w:rPr>
          <w:i/>
          <w:iCs/>
        </w:rPr>
        <w:t xml:space="preserve">Figure </w:t>
      </w:r>
      <w:r>
        <w:rPr>
          <w:i/>
          <w:iCs/>
        </w:rPr>
        <w:t>06:</w:t>
      </w:r>
    </w:p>
    <w:p w:rsidR="002A7880" w:rsidRPr="00341B48" w:rsidRDefault="00341B48" w:rsidP="00341B48">
      <w:pPr>
        <w:rPr>
          <w:rFonts w:ascii="Times New Roman" w:hAnsi="Times New Roman" w:cs="Times New Roman"/>
        </w:rPr>
      </w:pPr>
      <w:r>
        <w:rPr>
          <w:noProof/>
          <w:lang w:val="en-US"/>
        </w:rPr>
        <w:drawing>
          <wp:inline distT="0" distB="0" distL="0" distR="0">
            <wp:extent cx="5731510" cy="2051685"/>
            <wp:effectExtent l="0" t="0" r="2540" b="5715"/>
            <wp:docPr id="581159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051685"/>
                    </a:xfrm>
                    <a:prstGeom prst="rect">
                      <a:avLst/>
                    </a:prstGeom>
                    <a:noFill/>
                    <a:ln>
                      <a:noFill/>
                    </a:ln>
                  </pic:spPr>
                </pic:pic>
              </a:graphicData>
            </a:graphic>
          </wp:inline>
        </w:drawing>
      </w:r>
      <w:r w:rsidR="002A7880" w:rsidRPr="002A7880">
        <w:rPr>
          <w:rFonts w:ascii="Times New Roman" w:hAnsi="Times New Roman" w:cs="Times New Roman"/>
          <w:bCs/>
        </w:rPr>
        <w:t>Fig W-6: Chart 02 - Revenue by Product Category (Bar Chart) on the website</w:t>
      </w:r>
    </w:p>
    <w:p w:rsidR="002A7880" w:rsidRPr="002A7880" w:rsidRDefault="002A7880" w:rsidP="002A7880">
      <w:pPr>
        <w:rPr>
          <w:rFonts w:ascii="Times New Roman" w:hAnsi="Times New Roman" w:cs="Times New Roman"/>
        </w:rPr>
      </w:pPr>
      <w:r w:rsidRPr="002A7880">
        <w:rPr>
          <w:rFonts w:ascii="Times New Roman" w:hAnsi="Times New Roman" w:cs="Times New Roman"/>
        </w:rPr>
        <w:t>Fig W-6 shows Chart 02 (Revenue by Product Category) with its left-panel narrative. The website renders the bar chart with value labels above each bar, matching the PDF output. The insight notes that Food and Beverages leads with Rs. 56.1K.</w:t>
      </w:r>
    </w:p>
    <w:p w:rsidR="002A7880" w:rsidRDefault="002A7880" w:rsidP="00302DEC">
      <w:pPr>
        <w:pStyle w:val="Heading2"/>
        <w:rPr>
          <w:rFonts w:ascii="Times New Roman" w:hAnsi="Times New Roman" w:cs="Times New Roman"/>
          <w:bCs/>
        </w:rPr>
      </w:pPr>
      <w:bookmarkStart w:id="279" w:name="_Toc227762409"/>
      <w:r w:rsidRPr="002A7880">
        <w:rPr>
          <w:rFonts w:ascii="Times New Roman" w:hAnsi="Times New Roman" w:cs="Times New Roman"/>
          <w:bCs/>
        </w:rPr>
        <w:t>WEBSITE - Visualizations and Insights (Charts 03-04)</w:t>
      </w:r>
      <w:bookmarkEnd w:id="279"/>
    </w:p>
    <w:p w:rsidR="00341B48" w:rsidRDefault="00341B48" w:rsidP="00341B48">
      <w:pPr>
        <w:rPr>
          <w:i/>
          <w:iCs/>
        </w:rPr>
      </w:pPr>
    </w:p>
    <w:p w:rsidR="00341B48" w:rsidRDefault="00341B48" w:rsidP="00341B48">
      <w:pPr>
        <w:rPr>
          <w:i/>
          <w:iCs/>
        </w:rPr>
      </w:pPr>
    </w:p>
    <w:p w:rsidR="00341B48" w:rsidRDefault="00341B48" w:rsidP="00341B48">
      <w:pPr>
        <w:rPr>
          <w:i/>
          <w:iCs/>
        </w:rPr>
      </w:pPr>
    </w:p>
    <w:p w:rsidR="00341B48" w:rsidRPr="00341B48" w:rsidRDefault="00341B48" w:rsidP="00341B48">
      <w:r w:rsidRPr="00341B48">
        <w:rPr>
          <w:i/>
          <w:iCs/>
        </w:rPr>
        <w:t xml:space="preserve">Figure </w:t>
      </w:r>
      <w:r>
        <w:rPr>
          <w:i/>
          <w:iCs/>
        </w:rPr>
        <w:t>07:</w:t>
      </w:r>
    </w:p>
    <w:p w:rsidR="002A7880" w:rsidRPr="002A7880" w:rsidRDefault="00341B48" w:rsidP="00341B48">
      <w:r>
        <w:rPr>
          <w:noProof/>
          <w:lang w:val="en-US"/>
        </w:rPr>
        <w:drawing>
          <wp:inline distT="0" distB="0" distL="0" distR="0">
            <wp:extent cx="5731510" cy="2925445"/>
            <wp:effectExtent l="0" t="0" r="2540" b="8255"/>
            <wp:docPr id="2024425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925445"/>
                    </a:xfrm>
                    <a:prstGeom prst="rect">
                      <a:avLst/>
                    </a:prstGeom>
                    <a:noFill/>
                    <a:ln>
                      <a:noFill/>
                    </a:ln>
                  </pic:spPr>
                </pic:pic>
              </a:graphicData>
            </a:graphic>
          </wp:inline>
        </w:drawing>
      </w:r>
      <w:r w:rsidR="002A7880" w:rsidRPr="002A7880">
        <w:t>Fig W-7: Chart 03 - Revenue Share by Region (Pie Chart) on the website</w:t>
      </w:r>
    </w:p>
    <w:p w:rsidR="002A7880" w:rsidRDefault="002A7880" w:rsidP="002A7880">
      <w:pPr>
        <w:rPr>
          <w:rFonts w:ascii="Times New Roman" w:hAnsi="Times New Roman" w:cs="Times New Roman"/>
        </w:rPr>
      </w:pPr>
      <w:r w:rsidRPr="002A7880">
        <w:rPr>
          <w:rFonts w:ascii="Times New Roman" w:hAnsi="Times New Roman" w:cs="Times New Roman"/>
        </w:rPr>
        <w:t>Fig W-7 displays Chart 03 (Revenue Share by Region, Pie Chart). The website renders the pie chart prominently on the right with large percentage labels: Naypyitaw 34.2%, Mandalay 32.9%, and Yangon occupying the remaining share. The left-panel narrative explains geographic concentration risk and notes that the near-equal distribution indicates healthy business resilience. The insight from the pipeline identifies Naypyitaw as the leading region with Rs. 110.6K in total revenue.</w:t>
      </w:r>
    </w:p>
    <w:p w:rsidR="00341B48" w:rsidRDefault="00341B48" w:rsidP="002A7880">
      <w:pPr>
        <w:rPr>
          <w:rFonts w:ascii="Times New Roman" w:hAnsi="Times New Roman" w:cs="Times New Roman"/>
        </w:rPr>
      </w:pPr>
      <w:r w:rsidRPr="00341B48">
        <w:rPr>
          <w:i/>
          <w:iCs/>
        </w:rPr>
        <w:t xml:space="preserve">Figure </w:t>
      </w:r>
      <w:r>
        <w:rPr>
          <w:i/>
          <w:iCs/>
        </w:rPr>
        <w:t>08:</w:t>
      </w:r>
    </w:p>
    <w:p w:rsidR="002A7880" w:rsidRPr="00341B48" w:rsidRDefault="00341B48" w:rsidP="00341B48">
      <w:pPr>
        <w:rPr>
          <w:rFonts w:ascii="Times New Roman" w:hAnsi="Times New Roman" w:cs="Times New Roman"/>
        </w:rPr>
      </w:pPr>
      <w:r>
        <w:rPr>
          <w:noProof/>
          <w:lang w:val="en-US"/>
        </w:rPr>
        <w:drawing>
          <wp:inline distT="0" distB="0" distL="0" distR="0">
            <wp:extent cx="5731510" cy="2428875"/>
            <wp:effectExtent l="0" t="0" r="2540" b="9525"/>
            <wp:docPr id="1154957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28875"/>
                    </a:xfrm>
                    <a:prstGeom prst="rect">
                      <a:avLst/>
                    </a:prstGeom>
                    <a:noFill/>
                    <a:ln>
                      <a:noFill/>
                    </a:ln>
                  </pic:spPr>
                </pic:pic>
              </a:graphicData>
            </a:graphic>
          </wp:inline>
        </w:drawing>
      </w:r>
      <w:r w:rsidR="002A7880" w:rsidRPr="002A7880">
        <w:rPr>
          <w:rFonts w:ascii="Times New Roman" w:hAnsi="Times New Roman" w:cs="Times New Roman"/>
          <w:bCs/>
        </w:rPr>
        <w:t>Fig W-8: Chart 04 - Units Sold per Product (Horizontal Bar) on the website</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Fig W-8 shows Chart 04 (Units Sold per Product) displaying all 36 products ranked by volume. The website renders the full 36-product horizontal bar chart with colour variation across bars. The pipeline insight identifies Zen Electronic Accessories as the top-selling </w:t>
      </w:r>
      <w:r w:rsidRPr="002A7880">
        <w:rPr>
          <w:rFonts w:ascii="Times New Roman" w:hAnsi="Times New Roman" w:cs="Times New Roman"/>
        </w:rPr>
        <w:lastRenderedPageBreak/>
        <w:t>product by volume with 198 units, noting that high unit volume does not always translate to top revenue.</w:t>
      </w:r>
    </w:p>
    <w:p w:rsidR="002A7880" w:rsidRDefault="002A7880" w:rsidP="00302DEC">
      <w:pPr>
        <w:pStyle w:val="Heading2"/>
        <w:rPr>
          <w:rFonts w:ascii="Times New Roman" w:hAnsi="Times New Roman" w:cs="Times New Roman"/>
          <w:bCs/>
        </w:rPr>
      </w:pPr>
      <w:bookmarkStart w:id="280" w:name="_Toc227762410"/>
      <w:r w:rsidRPr="002A7880">
        <w:rPr>
          <w:rFonts w:ascii="Times New Roman" w:hAnsi="Times New Roman" w:cs="Times New Roman"/>
          <w:bCs/>
        </w:rPr>
        <w:t>WEBSITE - Visualizations and Insights (Charts 05-06)</w:t>
      </w:r>
      <w:bookmarkEnd w:id="280"/>
    </w:p>
    <w:p w:rsidR="00341B48" w:rsidRPr="00341B48" w:rsidRDefault="00341B48" w:rsidP="00341B48">
      <w:r w:rsidRPr="00341B48">
        <w:rPr>
          <w:i/>
          <w:iCs/>
        </w:rPr>
        <w:t xml:space="preserve">Figure </w:t>
      </w:r>
      <w:r>
        <w:rPr>
          <w:i/>
          <w:iCs/>
        </w:rPr>
        <w:t>09:</w:t>
      </w:r>
    </w:p>
    <w:p w:rsidR="002A7880" w:rsidRPr="002A7880" w:rsidRDefault="00341B48" w:rsidP="00341B48">
      <w:r>
        <w:rPr>
          <w:noProof/>
          <w:lang w:val="en-US"/>
        </w:rPr>
        <w:drawing>
          <wp:inline distT="0" distB="0" distL="0" distR="0">
            <wp:extent cx="5731510" cy="2674620"/>
            <wp:effectExtent l="0" t="0" r="2540" b="0"/>
            <wp:docPr id="1043543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674620"/>
                    </a:xfrm>
                    <a:prstGeom prst="rect">
                      <a:avLst/>
                    </a:prstGeom>
                    <a:noFill/>
                    <a:ln>
                      <a:noFill/>
                    </a:ln>
                  </pic:spPr>
                </pic:pic>
              </a:graphicData>
            </a:graphic>
          </wp:inline>
        </w:drawing>
      </w:r>
      <w:r w:rsidR="002A7880" w:rsidRPr="002A7880">
        <w:t>Fig W-9: Chart 05 - Revenue by Customer Age Group (Bar Chart) on the website</w:t>
      </w:r>
    </w:p>
    <w:p w:rsidR="002A7880" w:rsidRDefault="002A7880" w:rsidP="002A7880">
      <w:pPr>
        <w:rPr>
          <w:rFonts w:ascii="Times New Roman" w:hAnsi="Times New Roman" w:cs="Times New Roman"/>
        </w:rPr>
      </w:pPr>
      <w:r w:rsidRPr="002A7880">
        <w:rPr>
          <w:rFonts w:ascii="Times New Roman" w:hAnsi="Times New Roman" w:cs="Times New Roman"/>
        </w:rPr>
        <w:t>Fig W-9 displays Chart 05 (Revenue by Customer Age Group). The website renders four coloured bars (crimson, orange, green, blue) for age groups 18-25, 26-35, 36-45, and 46+. The chart reveals a striking insight: the 46+ age group generates dramatically more revenue (Rs. 164.7K) than the other three groups combined - a finding with major implications for loyalty programme targeting and product assortment decisions. The pipeline insight paragraph on the website notes this finding and recommends personalizing campaigns for older demographics.</w:t>
      </w:r>
    </w:p>
    <w:p w:rsidR="00341B48" w:rsidRPr="00341B48" w:rsidRDefault="00341B48" w:rsidP="002A7880">
      <w:pPr>
        <w:rPr>
          <w:rFonts w:ascii="Times New Roman" w:hAnsi="Times New Roman" w:cs="Times New Roman"/>
        </w:rPr>
      </w:pPr>
      <w:r w:rsidRPr="00341B48">
        <w:t xml:space="preserve">Figure </w:t>
      </w:r>
      <w:fldSimple w:instr=" SEQ Figure \* ARABIC ">
        <w:r w:rsidRPr="00341B48">
          <w:rPr>
            <w:noProof/>
          </w:rPr>
          <w:t>1</w:t>
        </w:r>
      </w:fldSimple>
      <w:r w:rsidRPr="00341B48">
        <w:t>0:</w:t>
      </w:r>
    </w:p>
    <w:p w:rsidR="002A7880" w:rsidRPr="00341B48" w:rsidRDefault="00341B48" w:rsidP="00341B48">
      <w:pPr>
        <w:rPr>
          <w:rFonts w:ascii="Times New Roman" w:hAnsi="Times New Roman" w:cs="Times New Roman"/>
        </w:rPr>
      </w:pPr>
      <w:r>
        <w:rPr>
          <w:noProof/>
          <w:lang w:val="en-US"/>
        </w:rPr>
        <w:lastRenderedPageBreak/>
        <w:drawing>
          <wp:inline distT="0" distB="0" distL="0" distR="0">
            <wp:extent cx="5731510" cy="3240405"/>
            <wp:effectExtent l="0" t="0" r="2540" b="0"/>
            <wp:docPr id="1198622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40405"/>
                    </a:xfrm>
                    <a:prstGeom prst="rect">
                      <a:avLst/>
                    </a:prstGeom>
                    <a:noFill/>
                    <a:ln>
                      <a:noFill/>
                    </a:ln>
                  </pic:spPr>
                </pic:pic>
              </a:graphicData>
            </a:graphic>
          </wp:inline>
        </w:drawing>
      </w:r>
      <w:r w:rsidR="002A7880" w:rsidRPr="002A7880">
        <w:rPr>
          <w:rFonts w:ascii="Times New Roman" w:hAnsi="Times New Roman" w:cs="Times New Roman"/>
          <w:bCs/>
        </w:rPr>
        <w:t>Fig W-10: Chart 06 - Correlation Matrix Heatmap on the website</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Fig W-10 shows Chart 06 (Correlation Matrix Heatmap) as rendered on the website. The heatmap displays a 6x6 matrix including the derived </w:t>
      </w:r>
      <w:proofErr w:type="spellStart"/>
      <w:r w:rsidRPr="002A7880">
        <w:rPr>
          <w:rFonts w:ascii="Times New Roman" w:hAnsi="Times New Roman" w:cs="Times New Roman"/>
        </w:rPr>
        <w:t>Month_Num</w:t>
      </w:r>
      <w:proofErr w:type="spellEnd"/>
      <w:r w:rsidRPr="002A7880">
        <w:rPr>
          <w:rFonts w:ascii="Times New Roman" w:hAnsi="Times New Roman" w:cs="Times New Roman"/>
        </w:rPr>
        <w:t xml:space="preserve"> variable. Key findings visible: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and Revenue show 0.71 correlation;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and Revenue show 0.63 correlation; Rating shows near-zero correlations with all variables (-0.02 to -0.08), confirming satisfaction scores are not revenue drivers.</w:t>
      </w:r>
    </w:p>
    <w:p w:rsidR="002A7880" w:rsidRDefault="002A7880" w:rsidP="00302DEC">
      <w:pPr>
        <w:pStyle w:val="Heading2"/>
        <w:rPr>
          <w:rFonts w:ascii="Times New Roman" w:hAnsi="Times New Roman" w:cs="Times New Roman"/>
          <w:bCs/>
        </w:rPr>
      </w:pPr>
      <w:bookmarkStart w:id="281" w:name="_Toc227762411"/>
      <w:r w:rsidRPr="002A7880">
        <w:rPr>
          <w:rFonts w:ascii="Times New Roman" w:hAnsi="Times New Roman" w:cs="Times New Roman"/>
          <w:bCs/>
        </w:rPr>
        <w:t>WEBSITE - Visualizations and Insights (Charts 07-08)</w:t>
      </w:r>
      <w:bookmarkEnd w:id="281"/>
    </w:p>
    <w:p w:rsidR="00341B48" w:rsidRPr="00341B48" w:rsidRDefault="00341B48" w:rsidP="00341B48">
      <w:r w:rsidRPr="00341B48">
        <w:rPr>
          <w:i/>
          <w:iCs/>
        </w:rPr>
        <w:t xml:space="preserve">Figure </w:t>
      </w:r>
      <w:r w:rsidR="008A147A" w:rsidRPr="00341B48">
        <w:rPr>
          <w:i/>
          <w:iCs/>
        </w:rPr>
        <w:fldChar w:fldCharType="begin"/>
      </w:r>
      <w:r w:rsidRPr="00341B48">
        <w:rPr>
          <w:i/>
          <w:iCs/>
        </w:rPr>
        <w:instrText xml:space="preserve"> SEQ Figure \* ARABIC </w:instrText>
      </w:r>
      <w:r w:rsidR="008A147A" w:rsidRPr="00341B48">
        <w:rPr>
          <w:i/>
          <w:iCs/>
        </w:rPr>
        <w:fldChar w:fldCharType="separate"/>
      </w:r>
      <w:r w:rsidRPr="00341B48">
        <w:rPr>
          <w:i/>
          <w:iCs/>
          <w:noProof/>
        </w:rPr>
        <w:t>1</w:t>
      </w:r>
      <w:r w:rsidR="008A147A" w:rsidRPr="00341B48">
        <w:rPr>
          <w:i/>
          <w:iCs/>
        </w:rPr>
        <w:fldChar w:fldCharType="end"/>
      </w:r>
      <w:r>
        <w:rPr>
          <w:i/>
          <w:iCs/>
        </w:rPr>
        <w:t>1:</w:t>
      </w:r>
    </w:p>
    <w:p w:rsidR="002A7880" w:rsidRPr="002A7880" w:rsidRDefault="00341B48" w:rsidP="00341B48">
      <w:r>
        <w:rPr>
          <w:noProof/>
          <w:lang w:val="en-US"/>
        </w:rPr>
        <w:drawing>
          <wp:inline distT="0" distB="0" distL="0" distR="0">
            <wp:extent cx="5731510" cy="2948940"/>
            <wp:effectExtent l="0" t="0" r="2540" b="3810"/>
            <wp:docPr id="2131048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948940"/>
                    </a:xfrm>
                    <a:prstGeom prst="rect">
                      <a:avLst/>
                    </a:prstGeom>
                    <a:noFill/>
                    <a:ln>
                      <a:noFill/>
                    </a:ln>
                  </pic:spPr>
                </pic:pic>
              </a:graphicData>
            </a:graphic>
          </wp:inline>
        </w:drawing>
      </w:r>
      <w:r w:rsidR="002A7880" w:rsidRPr="002A7880">
        <w:t>Fig W-11: Chart 07 - Units Sold vs Revenue Scatter Plot on the website</w:t>
      </w:r>
    </w:p>
    <w:p w:rsidR="00341B48" w:rsidRDefault="002A7880" w:rsidP="00341B48">
      <w:r w:rsidRPr="002A7880">
        <w:rPr>
          <w:rFonts w:ascii="Times New Roman" w:hAnsi="Times New Roman" w:cs="Times New Roman"/>
        </w:rPr>
        <w:lastRenderedPageBreak/>
        <w:t xml:space="preserve">Fig W-11 shows Chart 07 (Units Sold vs Revenue Scatter Plot). The website renders the scatter plot with six category colours and a legend. The distinctive vertical column pattern - points stacking at integer x-values 1 through 10 - reflects the discrete nature of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(1-10 items per transaction). All six categories are represented with comparable spread, and the upward trend confirms the strong volume-revenue relationship. The left-panel insight notes that all categories span the full units range (1-10), indicating no category is exclusively a high-volume or low-volume purchase.</w:t>
      </w:r>
    </w:p>
    <w:p w:rsidR="002A7880" w:rsidRPr="00341B48" w:rsidRDefault="00341B48" w:rsidP="00341B48">
      <w:pPr>
        <w:rPr>
          <w:rFonts w:ascii="Times New Roman" w:hAnsi="Times New Roman" w:cs="Times New Roman"/>
        </w:rPr>
      </w:pPr>
      <w:r w:rsidRPr="00341B48">
        <w:rPr>
          <w:i/>
          <w:iCs/>
        </w:rPr>
        <w:t xml:space="preserve">Figure </w:t>
      </w:r>
      <w:r w:rsidR="008A147A" w:rsidRPr="00341B48">
        <w:rPr>
          <w:i/>
          <w:iCs/>
        </w:rPr>
        <w:fldChar w:fldCharType="begin"/>
      </w:r>
      <w:r w:rsidRPr="00341B48">
        <w:rPr>
          <w:i/>
          <w:iCs/>
        </w:rPr>
        <w:instrText xml:space="preserve"> SEQ Figure \* ARABIC </w:instrText>
      </w:r>
      <w:r w:rsidR="008A147A" w:rsidRPr="00341B48">
        <w:rPr>
          <w:i/>
          <w:iCs/>
        </w:rPr>
        <w:fldChar w:fldCharType="separate"/>
      </w:r>
      <w:r w:rsidRPr="00341B48">
        <w:rPr>
          <w:i/>
          <w:iCs/>
          <w:noProof/>
        </w:rPr>
        <w:t>1</w:t>
      </w:r>
      <w:r w:rsidR="008A147A" w:rsidRPr="00341B48">
        <w:rPr>
          <w:i/>
          <w:iCs/>
        </w:rPr>
        <w:fldChar w:fldCharType="end"/>
      </w:r>
      <w:r>
        <w:rPr>
          <w:i/>
          <w:iCs/>
        </w:rPr>
        <w:t>2</w:t>
      </w:r>
      <w:r w:rsidRPr="00341B48">
        <w:rPr>
          <w:i/>
          <w:iCs/>
        </w:rPr>
        <w:t>:</w:t>
      </w:r>
      <w:r>
        <w:rPr>
          <w:noProof/>
          <w:lang w:val="en-US"/>
        </w:rPr>
        <w:drawing>
          <wp:inline distT="0" distB="0" distL="0" distR="0">
            <wp:extent cx="5731510" cy="2797175"/>
            <wp:effectExtent l="0" t="0" r="2540" b="3175"/>
            <wp:docPr id="708517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97175"/>
                    </a:xfrm>
                    <a:prstGeom prst="rect">
                      <a:avLst/>
                    </a:prstGeom>
                    <a:noFill/>
                    <a:ln>
                      <a:noFill/>
                    </a:ln>
                  </pic:spPr>
                </pic:pic>
              </a:graphicData>
            </a:graphic>
          </wp:inline>
        </w:drawing>
      </w:r>
      <w:r w:rsidR="002A7880" w:rsidRPr="002A7880">
        <w:rPr>
          <w:rFonts w:ascii="Times New Roman" w:hAnsi="Times New Roman" w:cs="Times New Roman"/>
          <w:bCs/>
        </w:rPr>
        <w:t>Fig W-12: Chart 08 - Monthly Revenue by Category (Stacked Bar) on the website</w:t>
      </w:r>
    </w:p>
    <w:p w:rsidR="002A7880" w:rsidRPr="002A7880" w:rsidRDefault="002A7880" w:rsidP="002A7880">
      <w:pPr>
        <w:rPr>
          <w:rFonts w:ascii="Times New Roman" w:hAnsi="Times New Roman" w:cs="Times New Roman"/>
        </w:rPr>
      </w:pPr>
      <w:r w:rsidRPr="002A7880">
        <w:rPr>
          <w:rFonts w:ascii="Times New Roman" w:hAnsi="Times New Roman" w:cs="Times New Roman"/>
        </w:rPr>
        <w:t>Fig W-12 displays Chart 08 (Monthly Revenue Split by Category). The stacked bar chart shows January as the tallest bar (</w:t>
      </w:r>
      <w:del w:id="282" w:author="Unknown">
        <w:r w:rsidRPr="002A7880">
          <w:rPr>
            <w:rFonts w:ascii="Times New Roman" w:hAnsi="Times New Roman" w:cs="Times New Roman"/>
          </w:rPr>
          <w:delText>Rs. 116K), February shorter (</w:delText>
        </w:r>
      </w:del>
      <w:r w:rsidRPr="002A7880">
        <w:rPr>
          <w:rFonts w:ascii="Times New Roman" w:hAnsi="Times New Roman" w:cs="Times New Roman"/>
        </w:rPr>
        <w:t>Rs. 97K), and March recovering (~Rs. 109K). The category colour segments show broadly consistent proportions across all three months, indicating the revenue dip in February was broad-based across all categories rather than driven by any single category contraction.</w:t>
      </w:r>
    </w:p>
    <w:p w:rsidR="002A7880" w:rsidRPr="002A7880" w:rsidRDefault="002A7880" w:rsidP="00302DEC">
      <w:pPr>
        <w:pStyle w:val="Heading2"/>
      </w:pPr>
      <w:bookmarkStart w:id="283" w:name="_Toc227762412"/>
      <w:r w:rsidRPr="002A7880">
        <w:rPr>
          <w:rFonts w:ascii="Times New Roman" w:hAnsi="Times New Roman" w:cs="Times New Roman"/>
          <w:bCs/>
        </w:rPr>
        <w:t>WEBSITE - Data Cleaning Log Tab</w:t>
      </w:r>
      <w:bookmarkEnd w:id="283"/>
    </w:p>
    <w:p w:rsidR="00341B48" w:rsidRPr="00341B48" w:rsidRDefault="002A7880" w:rsidP="00341B48">
      <w:pPr>
        <w:pStyle w:val="Caption"/>
        <w:rPr>
          <w:rFonts w:ascii="Times New Roman" w:hAnsi="Times New Roman" w:cs="Times New Roman"/>
          <w:i w:val="0"/>
          <w:iCs w:val="0"/>
        </w:rPr>
      </w:pPr>
      <w:r w:rsidRPr="00341B48">
        <w:rPr>
          <w:rFonts w:ascii="Times New Roman" w:hAnsi="Times New Roman" w:cs="Times New Roman"/>
          <w:i w:val="0"/>
          <w:iCs w:val="0"/>
        </w:rPr>
        <w:t xml:space="preserve">The Cleaning Log is the fourth and final tab of the Analysis Results page. It </w:t>
      </w:r>
      <w:proofErr w:type="spellStart"/>
      <w:r w:rsidRPr="00341B48">
        <w:rPr>
          <w:rFonts w:ascii="Times New Roman" w:hAnsi="Times New Roman" w:cs="Times New Roman"/>
          <w:i w:val="0"/>
          <w:iCs w:val="0"/>
        </w:rPr>
        <w:t>fulfills</w:t>
      </w:r>
      <w:proofErr w:type="spellEnd"/>
      <w:r w:rsidRPr="00341B48">
        <w:rPr>
          <w:rFonts w:ascii="Times New Roman" w:hAnsi="Times New Roman" w:cs="Times New Roman"/>
          <w:i w:val="0"/>
          <w:iCs w:val="0"/>
        </w:rPr>
        <w:t xml:space="preserve"> the transparency principle of the system design by displaying every transformation the pipeline applied to the raw dataset, recorded in real time during the cleaning stage. This log is the direct web-rendered equivalent of the Data Cleaning Log section in the PDF report. For users who need to audit the data transformations or verify that their dataset was processed correctly, this tab provides a complete, numbered change record.</w:t>
      </w:r>
    </w:p>
    <w:p w:rsidR="002A7880" w:rsidRPr="00341B48" w:rsidRDefault="00341B48" w:rsidP="00341B48">
      <w:pPr>
        <w:pStyle w:val="Caption"/>
        <w:rPr>
          <w:rFonts w:ascii="Times New Roman" w:hAnsi="Times New Roman" w:cs="Times New Roman"/>
        </w:rPr>
      </w:pPr>
      <w:r w:rsidRPr="00341B48">
        <w:rPr>
          <w:i w:val="0"/>
          <w:iCs w:val="0"/>
        </w:rPr>
        <w:lastRenderedPageBreak/>
        <w:t xml:space="preserve">Figure </w:t>
      </w:r>
      <w:r w:rsidR="008A147A" w:rsidRPr="00341B48">
        <w:rPr>
          <w:i w:val="0"/>
          <w:iCs w:val="0"/>
        </w:rPr>
        <w:fldChar w:fldCharType="begin"/>
      </w:r>
      <w:r w:rsidRPr="00341B48">
        <w:rPr>
          <w:i w:val="0"/>
          <w:iCs w:val="0"/>
        </w:rPr>
        <w:instrText xml:space="preserve"> SEQ Figure \* ARABIC </w:instrText>
      </w:r>
      <w:r w:rsidR="008A147A" w:rsidRPr="00341B48">
        <w:rPr>
          <w:i w:val="0"/>
          <w:iCs w:val="0"/>
        </w:rPr>
        <w:fldChar w:fldCharType="separate"/>
      </w:r>
      <w:r w:rsidRPr="00341B48">
        <w:rPr>
          <w:i w:val="0"/>
          <w:iCs w:val="0"/>
          <w:noProof/>
        </w:rPr>
        <w:t>1</w:t>
      </w:r>
      <w:r w:rsidR="008A147A" w:rsidRPr="00341B48">
        <w:rPr>
          <w:i w:val="0"/>
          <w:iCs w:val="0"/>
        </w:rPr>
        <w:fldChar w:fldCharType="end"/>
      </w:r>
      <w:r w:rsidRPr="00341B48">
        <w:rPr>
          <w:i w:val="0"/>
          <w:iCs w:val="0"/>
        </w:rPr>
        <w:t>3:</w:t>
      </w:r>
      <w:r w:rsidRPr="00341B48">
        <w:rPr>
          <w:i w:val="0"/>
          <w:iCs w:val="0"/>
          <w:noProof/>
          <w:lang w:val="en-US"/>
        </w:rPr>
        <w:drawing>
          <wp:inline distT="0" distB="0" distL="0" distR="0">
            <wp:extent cx="5731510" cy="2719705"/>
            <wp:effectExtent l="0" t="0" r="2540" b="4445"/>
            <wp:docPr id="1313629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19705"/>
                    </a:xfrm>
                    <a:prstGeom prst="rect">
                      <a:avLst/>
                    </a:prstGeom>
                    <a:noFill/>
                    <a:ln>
                      <a:noFill/>
                    </a:ln>
                  </pic:spPr>
                </pic:pic>
              </a:graphicData>
            </a:graphic>
          </wp:inline>
        </w:drawing>
      </w:r>
      <w:r w:rsidR="002A7880" w:rsidRPr="002A7880">
        <w:rPr>
          <w:rFonts w:ascii="Times New Roman" w:hAnsi="Times New Roman" w:cs="Times New Roman"/>
          <w:bCs/>
        </w:rPr>
        <w:t>Fig W-13: Data Cleaning Log tab showing numbered pipeline transformations</w:t>
      </w:r>
    </w:p>
    <w:p w:rsidR="002A7880" w:rsidRPr="002A7880" w:rsidRDefault="002A7880" w:rsidP="002A7880">
      <w:pPr>
        <w:rPr>
          <w:rFonts w:ascii="Times New Roman" w:hAnsi="Times New Roman" w:cs="Times New Roman"/>
        </w:rPr>
      </w:pPr>
      <w:r w:rsidRPr="002A7880">
        <w:rPr>
          <w:rFonts w:ascii="Times New Roman" w:hAnsi="Times New Roman" w:cs="Times New Roman"/>
        </w:rPr>
        <w:t>Sales dataset. Three cleaning operations are recorded and numbered: 01 - Derived 'Month' and '</w:t>
      </w:r>
      <w:proofErr w:type="spellStart"/>
      <w:r w:rsidRPr="002A7880">
        <w:rPr>
          <w:rFonts w:ascii="Times New Roman" w:hAnsi="Times New Roman" w:cs="Times New Roman"/>
        </w:rPr>
        <w:t>Month_Num</w:t>
      </w:r>
      <w:proofErr w:type="spellEnd"/>
      <w:r w:rsidRPr="002A7880">
        <w:rPr>
          <w:rFonts w:ascii="Times New Roman" w:hAnsi="Times New Roman" w:cs="Times New Roman"/>
        </w:rPr>
        <w:t>' columns from 'Date', 02 - Standardized casing on Product, Category, Region columns, and 03 - Final clean dataset: 1000 rows x 11 columns. The fact that only three operations were logged confirms that the Kaggle dataset is a high-quality, well-structured dataset with no missing values, duplicates, or type errors requiring correction. The section header 'Every transformation the pipeline applied to the raw data, recorded for full transparency' reinforces the system's commitment to auditability.</w:t>
      </w:r>
    </w:p>
    <w:p w:rsidR="002A7880" w:rsidRPr="002A7880" w:rsidRDefault="002A7880" w:rsidP="00302DEC">
      <w:pPr>
        <w:pStyle w:val="Heading2"/>
      </w:pPr>
      <w:bookmarkStart w:id="284" w:name="_Toc227762413"/>
      <w:r w:rsidRPr="002A7880">
        <w:rPr>
          <w:rFonts w:ascii="Times New Roman" w:hAnsi="Times New Roman" w:cs="Times New Roman"/>
          <w:bCs/>
        </w:rPr>
        <w:t>WEBSITE USER MANUAL - Introduction and System Requirements</w:t>
      </w:r>
      <w:bookmarkEnd w:id="28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This User Manual provides a complete, step-by-step guide to using 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web application. It is written for users with no prior knowledge of Python, data science, or command-line tools. Any user with a web browser and a CSV dataset in the correct format can use this application to generate a professional analytical report within minutes. No software installation, account registration, or technical setup is required.</w:t>
      </w:r>
    </w:p>
    <w:p w:rsidR="002A7880" w:rsidRPr="002A7880" w:rsidRDefault="002A7880" w:rsidP="00302DEC">
      <w:pPr>
        <w:pStyle w:val="Heading1"/>
      </w:pPr>
      <w:bookmarkStart w:id="285" w:name="_Toc227762414"/>
      <w:r w:rsidRPr="002A7880">
        <w:t>System Requirements</w:t>
      </w:r>
      <w:bookmarkEnd w:id="285"/>
    </w:p>
    <w:tbl>
      <w:tblPr>
        <w:tblW w:w="0" w:type="auto"/>
        <w:tblCellSpacing w:w="15" w:type="dxa"/>
        <w:tblCellMar>
          <w:top w:w="15" w:type="dxa"/>
          <w:left w:w="15" w:type="dxa"/>
          <w:bottom w:w="15" w:type="dxa"/>
          <w:right w:w="15" w:type="dxa"/>
        </w:tblCellMar>
        <w:tblLook w:val="04A0"/>
      </w:tblPr>
      <w:tblGrid>
        <w:gridCol w:w="1728"/>
        <w:gridCol w:w="6809"/>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86" w:name="_Toc227762415"/>
            <w:r w:rsidRPr="002A7880">
              <w:rPr>
                <w:rFonts w:ascii="Times New Roman" w:hAnsi="Times New Roman" w:cs="Times New Roman"/>
                <w:bCs/>
              </w:rPr>
              <w:t>Requirement</w:t>
            </w:r>
            <w:bookmarkEnd w:id="286"/>
          </w:p>
        </w:tc>
        <w:tc>
          <w:tcPr>
            <w:tcW w:w="0" w:type="auto"/>
            <w:vAlign w:val="center"/>
            <w:hideMark/>
          </w:tcPr>
          <w:p w:rsidR="002A7880" w:rsidRPr="002A7880" w:rsidRDefault="002A7880" w:rsidP="00302DEC">
            <w:pPr>
              <w:pStyle w:val="Heading2"/>
            </w:pPr>
            <w:bookmarkStart w:id="287" w:name="_Toc227762416"/>
            <w:r w:rsidRPr="002A7880">
              <w:rPr>
                <w:rFonts w:ascii="Times New Roman" w:hAnsi="Times New Roman" w:cs="Times New Roman"/>
                <w:bCs/>
              </w:rPr>
              <w:t>Description</w:t>
            </w:r>
            <w:bookmarkEnd w:id="287"/>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Web Browser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Required to access the web application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Dataset File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 CSV file (.csv) with the nine required columns in the correct format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File Size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Maximum 16 MB per upload (sufficient for up to ~500,000 rows)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Screen Size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Minimum 1024 x 768 pixels recommended for optimal display</w:t>
            </w:r>
          </w:p>
        </w:tc>
      </w:tr>
    </w:tbl>
    <w:p w:rsidR="002A7880" w:rsidRPr="002A7880" w:rsidRDefault="002A7880" w:rsidP="00302DEC">
      <w:pPr>
        <w:pStyle w:val="Heading2"/>
      </w:pPr>
      <w:bookmarkStart w:id="288" w:name="_Toc227762417"/>
      <w:r w:rsidRPr="002A7880">
        <w:rPr>
          <w:rFonts w:ascii="Times New Roman" w:hAnsi="Times New Roman" w:cs="Times New Roman"/>
          <w:bCs/>
        </w:rPr>
        <w:lastRenderedPageBreak/>
        <w:t>What the Application Does</w:t>
      </w:r>
      <w:bookmarkEnd w:id="28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application runs the complete six-stage Python analytics pipeline on your uploaded CSV data entirely on the server. It cleans your data, computes statistical analyses, generates eight professional charts, writes narrative explanations for each chart, and compiles everything into a downloadable PDF report. The entire process - from upload to PDF - takes approximately 10 to 30 seconds depending on dataset size. Your data is processed locally on the server and is never shared with any third party.</w:t>
      </w:r>
    </w:p>
    <w:p w:rsidR="002A7880" w:rsidRPr="002A7880" w:rsidRDefault="002A7880" w:rsidP="00302DEC">
      <w:pPr>
        <w:pStyle w:val="Heading2"/>
      </w:pPr>
      <w:bookmarkStart w:id="289" w:name="_Toc227762418"/>
      <w:r w:rsidRPr="002A7880">
        <w:rPr>
          <w:rFonts w:ascii="Times New Roman" w:hAnsi="Times New Roman" w:cs="Times New Roman"/>
          <w:bCs/>
        </w:rPr>
        <w:t>Application Pages Overview</w:t>
      </w:r>
      <w:bookmarkEnd w:id="289"/>
    </w:p>
    <w:tbl>
      <w:tblPr>
        <w:tblW w:w="0" w:type="auto"/>
        <w:tblCellSpacing w:w="15" w:type="dxa"/>
        <w:tblCellMar>
          <w:top w:w="15" w:type="dxa"/>
          <w:left w:w="15" w:type="dxa"/>
          <w:bottom w:w="15" w:type="dxa"/>
          <w:right w:w="15" w:type="dxa"/>
        </w:tblCellMar>
        <w:tblLook w:val="04A0"/>
      </w:tblPr>
      <w:tblGrid>
        <w:gridCol w:w="1801"/>
        <w:gridCol w:w="6988"/>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90" w:name="_Toc227762419"/>
            <w:r w:rsidRPr="002A7880">
              <w:rPr>
                <w:rFonts w:ascii="Times New Roman" w:hAnsi="Times New Roman" w:cs="Times New Roman"/>
                <w:bCs/>
              </w:rPr>
              <w:t>Page</w:t>
            </w:r>
            <w:bookmarkEnd w:id="290"/>
          </w:p>
        </w:tc>
        <w:tc>
          <w:tcPr>
            <w:tcW w:w="0" w:type="auto"/>
            <w:vAlign w:val="center"/>
            <w:hideMark/>
          </w:tcPr>
          <w:p w:rsidR="002A7880" w:rsidRPr="002A7880" w:rsidRDefault="002A7880" w:rsidP="00302DEC">
            <w:pPr>
              <w:pStyle w:val="Heading2"/>
            </w:pPr>
            <w:bookmarkStart w:id="291" w:name="_Toc227762420"/>
            <w:r w:rsidRPr="002A7880">
              <w:rPr>
                <w:rFonts w:ascii="Times New Roman" w:hAnsi="Times New Roman" w:cs="Times New Roman"/>
                <w:bCs/>
              </w:rPr>
              <w:t>Description</w:t>
            </w:r>
            <w:bookmarkEnd w:id="291"/>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Landing Page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Upload CSV, learn about pipeline stages, view expected format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Analysis Results</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View all results: KPI summary, executive summary, charts, cleaning log</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Summary Tab</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Executive summary KPIs and narrative findings from all six stages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Charts Tab</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All eight visualizations with narratives and download options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Cleaning Log Tab</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Complete numbered record of every data transformation applied</w:t>
            </w:r>
          </w:p>
        </w:tc>
      </w:tr>
    </w:tbl>
    <w:p w:rsidR="002A7880" w:rsidRPr="002A7880" w:rsidRDefault="002A7880" w:rsidP="00302DEC">
      <w:pPr>
        <w:pStyle w:val="Heading2"/>
      </w:pPr>
      <w:bookmarkStart w:id="292" w:name="_Toc227762421"/>
      <w:r w:rsidRPr="002A7880">
        <w:rPr>
          <w:rFonts w:ascii="Times New Roman" w:hAnsi="Times New Roman" w:cs="Times New Roman"/>
          <w:bCs/>
        </w:rPr>
        <w:t>WEBSITE USER MANUAL - Step 1: Preparing Your Dataset</w:t>
      </w:r>
      <w:bookmarkEnd w:id="292"/>
    </w:p>
    <w:p w:rsidR="002A7880" w:rsidRPr="002A7880" w:rsidRDefault="002A7880" w:rsidP="002A7880">
      <w:pPr>
        <w:rPr>
          <w:rFonts w:ascii="Times New Roman" w:hAnsi="Times New Roman" w:cs="Times New Roman"/>
        </w:rPr>
      </w:pPr>
      <w:r w:rsidRPr="002A7880">
        <w:rPr>
          <w:rFonts w:ascii="Times New Roman" w:hAnsi="Times New Roman" w:cs="Times New Roman"/>
        </w:rPr>
        <w:t>Before uploading to the application, your CSV file must conform to the required column schema. This is the most important step: if your column names do not match exactly, the pipeline will not run correctly. The application checks column names during the ingestion stage and will report an error if any required columns are missing or incorrectly named.</w:t>
      </w:r>
    </w:p>
    <w:p w:rsidR="002A7880" w:rsidRPr="002A7880" w:rsidRDefault="002A7880" w:rsidP="00302DEC">
      <w:pPr>
        <w:pStyle w:val="Heading2"/>
      </w:pPr>
      <w:bookmarkStart w:id="293" w:name="_Toc227762422"/>
      <w:r w:rsidRPr="002A7880">
        <w:rPr>
          <w:rFonts w:ascii="Times New Roman" w:hAnsi="Times New Roman" w:cs="Times New Roman"/>
          <w:bCs/>
        </w:rPr>
        <w:t>Required Column Schema</w:t>
      </w:r>
      <w:bookmarkEnd w:id="293"/>
    </w:p>
    <w:p w:rsidR="00341B48" w:rsidRDefault="00341B48" w:rsidP="00341B48">
      <w:pPr>
        <w:pStyle w:val="Caption"/>
        <w:keepNext/>
      </w:pPr>
      <w:r>
        <w:t xml:space="preserve">Table </w:t>
      </w:r>
      <w:fldSimple w:instr=" SEQ Table \* ARABIC ">
        <w:r>
          <w:rPr>
            <w:noProof/>
          </w:rPr>
          <w:t>7</w:t>
        </w:r>
      </w:fldSimple>
    </w:p>
    <w:tbl>
      <w:tblPr>
        <w:tblW w:w="0" w:type="auto"/>
        <w:tblCellSpacing w:w="15" w:type="dxa"/>
        <w:tblCellMar>
          <w:top w:w="15" w:type="dxa"/>
          <w:left w:w="15" w:type="dxa"/>
          <w:bottom w:w="15" w:type="dxa"/>
          <w:right w:w="15" w:type="dxa"/>
        </w:tblCellMar>
        <w:tblLook w:val="04A0"/>
      </w:tblPr>
      <w:tblGrid>
        <w:gridCol w:w="1529"/>
        <w:gridCol w:w="2333"/>
        <w:gridCol w:w="2498"/>
      </w:tblGrid>
      <w:tr w:rsidR="002A7880" w:rsidRPr="002A7880">
        <w:trPr>
          <w:tblHeader/>
          <w:tblCellSpacing w:w="15" w:type="dxa"/>
        </w:trPr>
        <w:tc>
          <w:tcPr>
            <w:tcW w:w="0" w:type="auto"/>
            <w:vAlign w:val="center"/>
            <w:hideMark/>
          </w:tcPr>
          <w:p w:rsidR="002A7880" w:rsidRPr="002A7880" w:rsidRDefault="002A7880" w:rsidP="00302DEC">
            <w:pPr>
              <w:pStyle w:val="Heading2"/>
            </w:pPr>
            <w:bookmarkStart w:id="294" w:name="_Toc227762423"/>
            <w:r w:rsidRPr="002A7880">
              <w:rPr>
                <w:rFonts w:ascii="Times New Roman" w:hAnsi="Times New Roman" w:cs="Times New Roman"/>
                <w:bCs/>
              </w:rPr>
              <w:t>Column</w:t>
            </w:r>
            <w:bookmarkEnd w:id="294"/>
          </w:p>
        </w:tc>
        <w:tc>
          <w:tcPr>
            <w:tcW w:w="0" w:type="auto"/>
            <w:vAlign w:val="center"/>
            <w:hideMark/>
          </w:tcPr>
          <w:p w:rsidR="002A7880" w:rsidRPr="002A7880" w:rsidRDefault="002A7880" w:rsidP="00302DEC">
            <w:pPr>
              <w:pStyle w:val="Heading2"/>
            </w:pPr>
            <w:bookmarkStart w:id="295" w:name="_Toc227762424"/>
            <w:r w:rsidRPr="002A7880">
              <w:rPr>
                <w:rFonts w:ascii="Times New Roman" w:hAnsi="Times New Roman" w:cs="Times New Roman"/>
                <w:bCs/>
              </w:rPr>
              <w:t>Type</w:t>
            </w:r>
            <w:bookmarkEnd w:id="295"/>
          </w:p>
        </w:tc>
        <w:tc>
          <w:tcPr>
            <w:tcW w:w="0" w:type="auto"/>
            <w:vAlign w:val="center"/>
            <w:hideMark/>
          </w:tcPr>
          <w:p w:rsidR="002A7880" w:rsidRPr="002A7880" w:rsidRDefault="002A7880" w:rsidP="00302DEC">
            <w:pPr>
              <w:pStyle w:val="Heading2"/>
            </w:pPr>
            <w:bookmarkStart w:id="296" w:name="_Toc227762425"/>
            <w:r w:rsidRPr="002A7880">
              <w:rPr>
                <w:rFonts w:ascii="Times New Roman" w:hAnsi="Times New Roman" w:cs="Times New Roman"/>
                <w:bCs/>
              </w:rPr>
              <w:t>Description</w:t>
            </w:r>
            <w:bookmarkEnd w:id="296"/>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Date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Date (YYYY-MM-DD)</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Transaction date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Product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Text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Product name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Category</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Text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Product category</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Region</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Text</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Store region</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Units_Sold</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Integer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Number of units sold</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Unit_Price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Decimal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Price per unit</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Revenue</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Decimal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Total transaction revenue</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proofErr w:type="spellStart"/>
            <w:r w:rsidRPr="002A7880">
              <w:rPr>
                <w:rFonts w:ascii="Times New Roman" w:hAnsi="Times New Roman" w:cs="Times New Roman"/>
              </w:rPr>
              <w:t>Customer_Age</w:t>
            </w:r>
            <w:proofErr w:type="spellEnd"/>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Integer</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Customer age in years</w:t>
            </w:r>
          </w:p>
        </w:tc>
      </w:tr>
      <w:tr w:rsidR="002A7880" w:rsidRPr="002A7880">
        <w:trPr>
          <w:tblCellSpacing w:w="15" w:type="dxa"/>
        </w:trPr>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Rating</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Decimal</w:t>
            </w:r>
          </w:p>
        </w:tc>
        <w:tc>
          <w:tcPr>
            <w:tcW w:w="0" w:type="auto"/>
            <w:vAlign w:val="center"/>
            <w:hideMark/>
          </w:tcPr>
          <w:p w:rsidR="002A7880" w:rsidRPr="002A7880" w:rsidRDefault="002A7880" w:rsidP="002A7880">
            <w:pPr>
              <w:rPr>
                <w:rFonts w:ascii="Times New Roman" w:hAnsi="Times New Roman" w:cs="Times New Roman"/>
              </w:rPr>
            </w:pPr>
            <w:r w:rsidRPr="002A7880">
              <w:rPr>
                <w:rFonts w:ascii="Times New Roman" w:hAnsi="Times New Roman" w:cs="Times New Roman"/>
              </w:rPr>
              <w:t>Satisfaction rating (1-10)</w:t>
            </w:r>
          </w:p>
        </w:tc>
      </w:tr>
    </w:tbl>
    <w:p w:rsidR="002A7880" w:rsidRPr="002A7880" w:rsidRDefault="002A7880" w:rsidP="00302DEC">
      <w:pPr>
        <w:pStyle w:val="Heading2"/>
      </w:pPr>
      <w:bookmarkStart w:id="297" w:name="_Toc227762426"/>
      <w:r w:rsidRPr="002A7880">
        <w:rPr>
          <w:rFonts w:ascii="Times New Roman" w:hAnsi="Times New Roman" w:cs="Times New Roman"/>
          <w:bCs/>
        </w:rPr>
        <w:t>Preparation Checklist</w:t>
      </w:r>
      <w:bookmarkEnd w:id="297"/>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Open your dataset in Excel or a text editor and verify all nine column names are present</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Check that the Date column uses YYYY-MM-DD format (e.g., 2024-03-15, not 15/03/2024)</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 xml:space="preserve">Ensure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and </w:t>
      </w:r>
      <w:proofErr w:type="spellStart"/>
      <w:r w:rsidRPr="002A7880">
        <w:rPr>
          <w:rFonts w:ascii="Times New Roman" w:hAnsi="Times New Roman" w:cs="Times New Roman"/>
        </w:rPr>
        <w:t>Customer_Age</w:t>
      </w:r>
      <w:proofErr w:type="spellEnd"/>
      <w:r w:rsidRPr="002A7880">
        <w:rPr>
          <w:rFonts w:ascii="Times New Roman" w:hAnsi="Times New Roman" w:cs="Times New Roman"/>
        </w:rPr>
        <w:t xml:space="preserve"> contain only whole numbers with no decimals</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 xml:space="preserve">Verify Revenue values match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for each row (or are close to it)</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Check that Rating values are between 1.0 and 10.0 with no values outside this range</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Remove any completely empty rows at the bottom of the spreadsheet before saving</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Save the file in CSV format (.csv), not Excel (.xlsx) - use 'Save As' in Excel if needed</w:t>
      </w:r>
    </w:p>
    <w:p w:rsidR="002A7880" w:rsidRPr="002A7880" w:rsidRDefault="002A7880" w:rsidP="002A7880">
      <w:pPr>
        <w:numPr>
          <w:ilvl w:val="0"/>
          <w:numId w:val="12"/>
        </w:numPr>
        <w:rPr>
          <w:rFonts w:ascii="Times New Roman" w:hAnsi="Times New Roman" w:cs="Times New Roman"/>
        </w:rPr>
      </w:pPr>
      <w:r w:rsidRPr="002A7880">
        <w:rPr>
          <w:rFonts w:ascii="Times New Roman" w:hAnsi="Times New Roman" w:cs="Times New Roman"/>
        </w:rPr>
        <w:t>Confirm the file size is below 16 MB (right-click the file and check Properties)</w:t>
      </w:r>
    </w:p>
    <w:p w:rsidR="002A7880" w:rsidRPr="002A7880" w:rsidRDefault="002A7880" w:rsidP="00302DEC">
      <w:pPr>
        <w:pStyle w:val="Heading2"/>
      </w:pPr>
      <w:bookmarkStart w:id="298" w:name="_Toc227762427"/>
      <w:r w:rsidRPr="002A7880">
        <w:rPr>
          <w:rFonts w:ascii="Times New Roman" w:hAnsi="Times New Roman" w:cs="Times New Roman"/>
          <w:bCs/>
        </w:rPr>
        <w:t>WEBSITE USER MANUAL - Step 2: Accessing and Uploading</w:t>
      </w:r>
      <w:bookmarkEnd w:id="298"/>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Once your dataset is prepared and saved as a CSV file, you are ready to access 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web application and upload your data for processing.</w:t>
      </w:r>
    </w:p>
    <w:p w:rsidR="002A7880" w:rsidRPr="002A7880" w:rsidRDefault="002A7880" w:rsidP="00302DEC">
      <w:pPr>
        <w:pStyle w:val="Heading2"/>
      </w:pPr>
      <w:bookmarkStart w:id="299" w:name="_Toc227762428"/>
      <w:r w:rsidRPr="002A7880">
        <w:rPr>
          <w:rFonts w:ascii="Times New Roman" w:hAnsi="Times New Roman" w:cs="Times New Roman"/>
          <w:bCs/>
        </w:rPr>
        <w:t>Accessing the Application</w:t>
      </w:r>
      <w:bookmarkEnd w:id="299"/>
    </w:p>
    <w:p w:rsidR="002A7880" w:rsidRPr="002A7880" w:rsidRDefault="002A7880" w:rsidP="002A7880">
      <w:pPr>
        <w:numPr>
          <w:ilvl w:val="0"/>
          <w:numId w:val="13"/>
        </w:numPr>
        <w:rPr>
          <w:rFonts w:ascii="Times New Roman" w:hAnsi="Times New Roman" w:cs="Times New Roman"/>
        </w:rPr>
      </w:pPr>
      <w:r w:rsidRPr="002A7880">
        <w:rPr>
          <w:rFonts w:ascii="Times New Roman" w:hAnsi="Times New Roman" w:cs="Times New Roman"/>
        </w:rPr>
        <w:t>Launch Chrome, Firefox, Safari, or Edge. The application works in any modern browser.</w:t>
      </w:r>
    </w:p>
    <w:p w:rsidR="002A7880" w:rsidRPr="002A7880" w:rsidRDefault="002A7880" w:rsidP="002A7880">
      <w:pPr>
        <w:numPr>
          <w:ilvl w:val="0"/>
          <w:numId w:val="13"/>
        </w:numPr>
        <w:rPr>
          <w:rFonts w:ascii="Times New Roman" w:hAnsi="Times New Roman" w:cs="Times New Roman"/>
        </w:rPr>
      </w:pPr>
      <w:r w:rsidRPr="002A7880">
        <w:rPr>
          <w:rFonts w:ascii="Times New Roman" w:hAnsi="Times New Roman" w:cs="Times New Roman"/>
        </w:rPr>
        <w:t xml:space="preserve">Enter 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web address in the address bar and press Enter. The landing page will load with the hero section and 'Get started' upload card on the right.</w:t>
      </w:r>
    </w:p>
    <w:p w:rsidR="002A7880" w:rsidRPr="002A7880" w:rsidRDefault="002A7880" w:rsidP="002A7880">
      <w:pPr>
        <w:numPr>
          <w:ilvl w:val="0"/>
          <w:numId w:val="13"/>
        </w:numPr>
        <w:rPr>
          <w:rFonts w:ascii="Times New Roman" w:hAnsi="Times New Roman" w:cs="Times New Roman"/>
        </w:rPr>
      </w:pPr>
      <w:r w:rsidRPr="002A7880">
        <w:rPr>
          <w:rFonts w:ascii="Times New Roman" w:hAnsi="Times New Roman" w:cs="Times New Roman"/>
        </w:rPr>
        <w:t>Scroll down to read the six Stage cards (Ingestion, Cleaning, Analysis, Visualization, Narrative, Report). These explain what the pipeline will do with your data.</w:t>
      </w:r>
    </w:p>
    <w:p w:rsidR="002A7880" w:rsidRPr="002A7880" w:rsidRDefault="002A7880" w:rsidP="002A7880">
      <w:pPr>
        <w:numPr>
          <w:ilvl w:val="0"/>
          <w:numId w:val="13"/>
        </w:numPr>
        <w:rPr>
          <w:rFonts w:ascii="Times New Roman" w:hAnsi="Times New Roman" w:cs="Times New Roman"/>
        </w:rPr>
      </w:pPr>
      <w:r w:rsidRPr="002A7880">
        <w:rPr>
          <w:rFonts w:ascii="Times New Roman" w:hAnsi="Times New Roman" w:cs="Times New Roman"/>
        </w:rPr>
        <w:t>Scroll further to the 'Expected dataset format' table. Confirm your CSV has all nine columns with the exact names listed. If any column is missing or named differently, return to Step 1 and fix your dataset before proceeding.</w:t>
      </w:r>
    </w:p>
    <w:p w:rsidR="002A7880" w:rsidRPr="002A7880" w:rsidRDefault="002A7880" w:rsidP="00302DEC">
      <w:pPr>
        <w:pStyle w:val="Heading2"/>
      </w:pPr>
      <w:bookmarkStart w:id="300" w:name="_Toc227762429"/>
      <w:r w:rsidRPr="002A7880">
        <w:rPr>
          <w:rFonts w:ascii="Times New Roman" w:hAnsi="Times New Roman" w:cs="Times New Roman"/>
          <w:bCs/>
        </w:rPr>
        <w:lastRenderedPageBreak/>
        <w:t>Uploading Your CSV File</w:t>
      </w:r>
      <w:bookmarkEnd w:id="300"/>
    </w:p>
    <w:p w:rsidR="002A7880" w:rsidRPr="002A7880" w:rsidRDefault="002A7880" w:rsidP="002A7880">
      <w:pPr>
        <w:numPr>
          <w:ilvl w:val="0"/>
          <w:numId w:val="14"/>
        </w:numPr>
        <w:rPr>
          <w:rFonts w:ascii="Times New Roman" w:hAnsi="Times New Roman" w:cs="Times New Roman"/>
        </w:rPr>
      </w:pPr>
      <w:r w:rsidRPr="002A7880">
        <w:rPr>
          <w:rFonts w:ascii="Times New Roman" w:hAnsi="Times New Roman" w:cs="Times New Roman"/>
        </w:rPr>
        <w:t>In the 'Get started' card on the right, either click the dashed box labelled 'Choose a CSV file' to open a file browser and select your file, or drag your CSV file from your desktop or file manager and drop it onto the dashed box.</w:t>
      </w:r>
    </w:p>
    <w:p w:rsidR="002A7880" w:rsidRPr="002A7880" w:rsidRDefault="002A7880" w:rsidP="002A7880">
      <w:pPr>
        <w:numPr>
          <w:ilvl w:val="0"/>
          <w:numId w:val="14"/>
        </w:numPr>
        <w:rPr>
          <w:rFonts w:ascii="Times New Roman" w:hAnsi="Times New Roman" w:cs="Times New Roman"/>
        </w:rPr>
      </w:pPr>
      <w:r w:rsidRPr="002A7880">
        <w:rPr>
          <w:rFonts w:ascii="Times New Roman" w:hAnsi="Times New Roman" w:cs="Times New Roman"/>
        </w:rPr>
        <w:t>A green tick mark and your filename will appear below the upload box (as shown in Fig W-3). This confirms the file has been accepted. If an error message appears, check that your file is in .csv format and under 16 MB.</w:t>
      </w:r>
    </w:p>
    <w:p w:rsidR="002A7880" w:rsidRPr="002A7880" w:rsidRDefault="002A7880" w:rsidP="002A7880">
      <w:pPr>
        <w:numPr>
          <w:ilvl w:val="0"/>
          <w:numId w:val="14"/>
        </w:numPr>
        <w:rPr>
          <w:rFonts w:ascii="Times New Roman" w:hAnsi="Times New Roman" w:cs="Times New Roman"/>
        </w:rPr>
      </w:pPr>
      <w:r w:rsidRPr="002A7880">
        <w:rPr>
          <w:rFonts w:ascii="Times New Roman" w:hAnsi="Times New Roman" w:cs="Times New Roman"/>
        </w:rPr>
        <w:t>Click the crimson 'Run Pipeline' button. The page will briefly show a processing state while all six stages execute. This typically takes 10-30 seconds for datasets up to 10,000 rows. Do not close the browser tab during processing.</w:t>
      </w:r>
    </w:p>
    <w:p w:rsidR="002A7880" w:rsidRPr="002A7880" w:rsidRDefault="002A7880" w:rsidP="002A7880">
      <w:pPr>
        <w:numPr>
          <w:ilvl w:val="0"/>
          <w:numId w:val="14"/>
        </w:numPr>
        <w:rPr>
          <w:rFonts w:ascii="Times New Roman" w:hAnsi="Times New Roman" w:cs="Times New Roman"/>
        </w:rPr>
      </w:pPr>
      <w:r w:rsidRPr="002A7880">
        <w:rPr>
          <w:rFonts w:ascii="Times New Roman" w:hAnsi="Times New Roman" w:cs="Times New Roman"/>
        </w:rPr>
        <w:t>When processing completes, the browser automatically redirects to the Analysis Results page. All charts, summaries, and the PDF report are now ready.</w:t>
      </w:r>
    </w:p>
    <w:p w:rsidR="002A7880" w:rsidRPr="002A7880" w:rsidRDefault="002A7880" w:rsidP="00302DEC">
      <w:pPr>
        <w:pStyle w:val="Heading2"/>
      </w:pPr>
      <w:bookmarkStart w:id="301" w:name="_Toc227762430"/>
      <w:r w:rsidRPr="002A7880">
        <w:rPr>
          <w:rFonts w:ascii="Times New Roman" w:hAnsi="Times New Roman" w:cs="Times New Roman"/>
          <w:bCs/>
        </w:rPr>
        <w:t>WEBSITE USER MANUAL - Step 3: Reading the Analysis Results</w:t>
      </w:r>
      <w:bookmarkEnd w:id="301"/>
    </w:p>
    <w:p w:rsidR="002A7880" w:rsidRPr="002A7880" w:rsidRDefault="002A7880" w:rsidP="002A7880">
      <w:pPr>
        <w:rPr>
          <w:rFonts w:ascii="Times New Roman" w:hAnsi="Times New Roman" w:cs="Times New Roman"/>
        </w:rPr>
      </w:pPr>
      <w:r w:rsidRPr="002A7880">
        <w:rPr>
          <w:rFonts w:ascii="Times New Roman" w:hAnsi="Times New Roman" w:cs="Times New Roman"/>
        </w:rPr>
        <w:t>The Analysis Results page is the main output of the application. It is organized into four tabs accessible from the top navigation bar: Overview, Summary, Charts, and Cleaning Log. Each tab presents a different dimension of the pipeline output. Two action buttons in the top-right corner allow you to start a new analysis ('Upload New CSV') or download the PDF report ('Download Report').</w:t>
      </w:r>
    </w:p>
    <w:p w:rsidR="002A7880" w:rsidRPr="002A7880" w:rsidRDefault="002A7880" w:rsidP="00302DEC">
      <w:pPr>
        <w:pStyle w:val="Heading2"/>
      </w:pPr>
      <w:bookmarkStart w:id="302" w:name="_Toc227762431"/>
      <w:r w:rsidRPr="002A7880">
        <w:rPr>
          <w:rFonts w:ascii="Times New Roman" w:hAnsi="Times New Roman" w:cs="Times New Roman"/>
          <w:bCs/>
        </w:rPr>
        <w:t>Overview Tab - Dataset Snapshot</w:t>
      </w:r>
      <w:bookmarkEnd w:id="30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Overview section (shown in Fig W-4) displays the five core KPI metrics computed from your dataset: Total Revenue (the sum of all Revenue values), Units Sold (the sum of all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values), the number of unique Categories, the number of unique Regions, and the total Records count. The pipeline breadcrumb bar (P1 -&gt; P2 -&gt; P3 -&gt; P4 -&gt; P5 -&gt; P6) confirms that all six stages completed without errors. Review this section first to confirm the pipeline has processed your dataset correctly - the record count should match your CSV row count minus any rows removed during cleaning.</w:t>
      </w:r>
    </w:p>
    <w:p w:rsidR="002A7880" w:rsidRPr="002A7880" w:rsidRDefault="002A7880" w:rsidP="00302DEC">
      <w:pPr>
        <w:pStyle w:val="Heading2"/>
      </w:pPr>
      <w:bookmarkStart w:id="303" w:name="_Toc227762432"/>
      <w:r w:rsidRPr="002A7880">
        <w:rPr>
          <w:rFonts w:ascii="Times New Roman" w:hAnsi="Times New Roman" w:cs="Times New Roman"/>
          <w:bCs/>
        </w:rPr>
        <w:t>Summary Tab - Executive Summary</w:t>
      </w:r>
      <w:bookmarkEnd w:id="303"/>
    </w:p>
    <w:p w:rsidR="002A7880" w:rsidRPr="002A7880" w:rsidRDefault="002A7880" w:rsidP="002A7880">
      <w:pPr>
        <w:rPr>
          <w:rFonts w:ascii="Times New Roman" w:hAnsi="Times New Roman" w:cs="Times New Roman"/>
        </w:rPr>
      </w:pPr>
      <w:r w:rsidRPr="002A7880">
        <w:rPr>
          <w:rFonts w:ascii="Times New Roman" w:hAnsi="Times New Roman" w:cs="Times New Roman"/>
        </w:rPr>
        <w:t>The Summary tab displays the auto-generated Executive Summary with two columns. The left column lists key findings: total revenue, units sold, average transaction revenue, revenue growth from first to last month, top category, top region, best-selling product by volume, highest revenue product, and key customer segment. The right column presents the same information as a structured metrics panel with Period, Revenue, Units Sold, Avg. Transaction, Categories, Regions, and Dataset dimensions. All values are computed directly from your data by the pipeline's narrative generator.</w:t>
      </w:r>
    </w:p>
    <w:p w:rsidR="002A7880" w:rsidRPr="002A7880" w:rsidRDefault="002A7880" w:rsidP="00302DEC">
      <w:pPr>
        <w:pStyle w:val="Heading2"/>
      </w:pPr>
      <w:bookmarkStart w:id="304" w:name="_Toc227762433"/>
      <w:r w:rsidRPr="002A7880">
        <w:rPr>
          <w:rFonts w:ascii="Times New Roman" w:hAnsi="Times New Roman" w:cs="Times New Roman"/>
          <w:bCs/>
        </w:rPr>
        <w:t>Charts Tab - Visualizations and Insights</w:t>
      </w:r>
      <w:bookmarkEnd w:id="30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Charts tab presents all eight visualizations. Each chart appears in a two-panel layout: left panel with chart number, title, type badge, 'What It Shows' (what analytical question the chart </w:t>
      </w:r>
      <w:r w:rsidRPr="002A7880">
        <w:rPr>
          <w:rFonts w:ascii="Times New Roman" w:hAnsi="Times New Roman" w:cs="Times New Roman"/>
        </w:rPr>
        <w:lastRenderedPageBreak/>
        <w:t>answers), 'Why It Matters' (the business decision it supports), and 'Pipeline-generated insight' (the auto-written narrative paragraph with specific values from your data). The right panel shows the rendered chart at full resolution. Scroll through all eight charts in sequence, as they are ordered to build a logical analytical narrative from broad trends down to specific details.</w:t>
      </w:r>
    </w:p>
    <w:p w:rsidR="002A7880" w:rsidRPr="002A7880" w:rsidRDefault="002A7880" w:rsidP="00302DEC">
      <w:pPr>
        <w:pStyle w:val="Heading2"/>
      </w:pPr>
      <w:bookmarkStart w:id="305" w:name="_Toc227762434"/>
      <w:r w:rsidRPr="002A7880">
        <w:rPr>
          <w:rFonts w:ascii="Times New Roman" w:hAnsi="Times New Roman" w:cs="Times New Roman"/>
          <w:bCs/>
        </w:rPr>
        <w:t>Cleaning Log Tab - Transparency Record</w:t>
      </w:r>
      <w:bookmarkEnd w:id="305"/>
    </w:p>
    <w:p w:rsidR="002A7880" w:rsidRPr="002A7880" w:rsidRDefault="002A7880" w:rsidP="002A7880">
      <w:pPr>
        <w:rPr>
          <w:rFonts w:ascii="Times New Roman" w:hAnsi="Times New Roman" w:cs="Times New Roman"/>
        </w:rPr>
      </w:pPr>
      <w:r w:rsidRPr="002A7880">
        <w:rPr>
          <w:rFonts w:ascii="Times New Roman" w:hAnsi="Times New Roman" w:cs="Times New Roman"/>
        </w:rPr>
        <w:t>The Cleaning Log tab (shown in Fig W-13) lists every data transformation applied to your raw dataset, numbered sequentially. Each entry corresponds to one of the seven cleaning steps in the P2 module. For high-quality datasets like the Kaggle Supermarket Sales data, only the derived column and standardization steps appear. For datasets with missing values or duplicates, additional entries will appear showing how many rows were affected by each operation. This log is included verbatim in the 'Data Cleaning Log' section of the downloaded PDF report.</w:t>
      </w:r>
    </w:p>
    <w:p w:rsidR="002A7880" w:rsidRPr="002A7880" w:rsidRDefault="002A7880" w:rsidP="00302DEC">
      <w:pPr>
        <w:pStyle w:val="Heading2"/>
      </w:pPr>
      <w:bookmarkStart w:id="306" w:name="_Toc227762435"/>
      <w:r w:rsidRPr="002A7880">
        <w:rPr>
          <w:rFonts w:ascii="Times New Roman" w:hAnsi="Times New Roman" w:cs="Times New Roman"/>
          <w:bCs/>
        </w:rPr>
        <w:t>WEBSITE USER MANUAL - Step 4: Downloading and Troubleshooting</w:t>
      </w:r>
      <w:bookmarkEnd w:id="306"/>
    </w:p>
    <w:p w:rsidR="002A7880" w:rsidRPr="002A7880" w:rsidRDefault="002A7880" w:rsidP="00302DEC">
      <w:pPr>
        <w:pStyle w:val="Heading1"/>
      </w:pPr>
      <w:bookmarkStart w:id="307" w:name="_Toc227762436"/>
      <w:r w:rsidRPr="002A7880">
        <w:t>Downloading the PDF Report</w:t>
      </w:r>
      <w:bookmarkEnd w:id="307"/>
    </w:p>
    <w:p w:rsidR="002A7880" w:rsidRPr="002A7880" w:rsidRDefault="002A7880" w:rsidP="002A7880">
      <w:pPr>
        <w:numPr>
          <w:ilvl w:val="0"/>
          <w:numId w:val="15"/>
        </w:numPr>
        <w:rPr>
          <w:rFonts w:ascii="Times New Roman" w:hAnsi="Times New Roman" w:cs="Times New Roman"/>
        </w:rPr>
      </w:pPr>
      <w:r w:rsidRPr="002A7880">
        <w:rPr>
          <w:rFonts w:ascii="Times New Roman" w:hAnsi="Times New Roman" w:cs="Times New Roman"/>
        </w:rPr>
        <w:t>Click the dark 'Download Report' button in the top-right navigation bar on any tab of the Analysis Results page. The button is also visible as 'Download PDF Report' in the Summary section.</w:t>
      </w:r>
    </w:p>
    <w:p w:rsidR="002A7880" w:rsidRPr="002A7880" w:rsidRDefault="002A7880" w:rsidP="002A7880">
      <w:pPr>
        <w:numPr>
          <w:ilvl w:val="0"/>
          <w:numId w:val="15"/>
        </w:numPr>
        <w:rPr>
          <w:rFonts w:ascii="Times New Roman" w:hAnsi="Times New Roman" w:cs="Times New Roman"/>
        </w:rPr>
      </w:pPr>
      <w:r w:rsidRPr="002A7880">
        <w:rPr>
          <w:rFonts w:ascii="Times New Roman" w:hAnsi="Times New Roman" w:cs="Times New Roman"/>
        </w:rPr>
        <w:t>Your browser will download the file 'DataViz_StoryLine_Report.pdf'. Depending on your browser settings, it will either save automatically to your Downloads folder or show a 'Save As' dialogue allowing you to choose the destination.</w:t>
      </w:r>
    </w:p>
    <w:p w:rsidR="002A7880" w:rsidRPr="002A7880" w:rsidRDefault="002A7880" w:rsidP="002A7880">
      <w:pPr>
        <w:numPr>
          <w:ilvl w:val="0"/>
          <w:numId w:val="15"/>
        </w:numPr>
        <w:rPr>
          <w:rFonts w:ascii="Times New Roman" w:hAnsi="Times New Roman" w:cs="Times New Roman"/>
        </w:rPr>
      </w:pPr>
      <w:r w:rsidRPr="002A7880">
        <w:rPr>
          <w:rFonts w:ascii="Times New Roman" w:hAnsi="Times New Roman" w:cs="Times New Roman"/>
        </w:rPr>
        <w:t>Open the downloaded PDF with any PDF reader (Adobe Acrobat, Preview on Mac, built-in browser PDF viewer). The report contains all charts, narratives, and analytical content in a professionally formatted, print-ready document.</w:t>
      </w:r>
    </w:p>
    <w:p w:rsidR="002A7880" w:rsidRPr="002A7880" w:rsidRDefault="002A7880" w:rsidP="002A7880">
      <w:pPr>
        <w:numPr>
          <w:ilvl w:val="0"/>
          <w:numId w:val="15"/>
        </w:numPr>
        <w:rPr>
          <w:rFonts w:ascii="Times New Roman" w:hAnsi="Times New Roman" w:cs="Times New Roman"/>
        </w:rPr>
      </w:pPr>
      <w:r w:rsidRPr="002A7880">
        <w:rPr>
          <w:rFonts w:ascii="Times New Roman" w:hAnsi="Times New Roman" w:cs="Times New Roman"/>
        </w:rPr>
        <w:t>To analyze a different dataset, click 'Upload New CSV' to return to the landing page. The previous results will be cleared from the session.</w:t>
      </w:r>
    </w:p>
    <w:p w:rsidR="002A7880" w:rsidRPr="002A7880" w:rsidRDefault="002A7880" w:rsidP="00302DEC">
      <w:pPr>
        <w:pStyle w:val="Heading2"/>
      </w:pPr>
      <w:bookmarkStart w:id="308" w:name="_Toc227762437"/>
      <w:r w:rsidRPr="002A7880">
        <w:rPr>
          <w:rFonts w:ascii="Times New Roman" w:hAnsi="Times New Roman" w:cs="Times New Roman"/>
          <w:bCs/>
        </w:rPr>
        <w:t>Common Issues and Solutions</w:t>
      </w:r>
      <w:bookmarkEnd w:id="308"/>
    </w:p>
    <w:p w:rsidR="002A7880" w:rsidRPr="002A7880" w:rsidRDefault="002A7880" w:rsidP="00302DEC">
      <w:pPr>
        <w:pStyle w:val="NoSpacing"/>
      </w:pPr>
      <w:r w:rsidRPr="002A7880">
        <w:t>Pipeline fails after upload:</w:t>
      </w:r>
      <w:r w:rsidRPr="002A7880">
        <w:br/>
        <w:t>Verify your CSV has all nine required column names with exact spelling and casing. Open the file in a text editor and check the first row (header row). Ensure there are no extra spaces in column names.</w:t>
      </w:r>
    </w:p>
    <w:p w:rsidR="002A7880" w:rsidRPr="002A7880" w:rsidRDefault="002A7880" w:rsidP="00302DEC">
      <w:pPr>
        <w:pStyle w:val="NoSpacing"/>
      </w:pPr>
      <w:r w:rsidRPr="002A7880">
        <w:rPr>
          <w:bCs/>
          <w:sz w:val="32"/>
        </w:rPr>
        <w:t>Charts appear empty or broken:</w:t>
      </w:r>
      <w:r w:rsidRPr="002A7880">
        <w:br/>
        <w:t xml:space="preserve">This may occur if all Revenue values are zero or null. Check that the Revenue column contains actual decimal values and that the </w:t>
      </w:r>
      <w:proofErr w:type="spellStart"/>
      <w:r w:rsidRPr="002A7880">
        <w:t>Units_Sold</w:t>
      </w:r>
      <w:proofErr w:type="spellEnd"/>
      <w:r w:rsidRPr="002A7880">
        <w:t xml:space="preserve"> and </w:t>
      </w:r>
      <w:proofErr w:type="spellStart"/>
      <w:r w:rsidRPr="002A7880">
        <w:t>Unit_Price</w:t>
      </w:r>
      <w:proofErr w:type="spellEnd"/>
      <w:r w:rsidRPr="002A7880">
        <w:t xml:space="preserve"> columns also contain valid numbers.</w:t>
      </w:r>
    </w:p>
    <w:p w:rsidR="002A7880" w:rsidRPr="002A7880" w:rsidRDefault="002A7880" w:rsidP="00302DEC">
      <w:pPr>
        <w:pStyle w:val="NoSpacing"/>
      </w:pPr>
      <w:r w:rsidRPr="002A7880">
        <w:rPr>
          <w:bCs/>
          <w:sz w:val="32"/>
        </w:rPr>
        <w:t>Date-related errors in cleaning log:</w:t>
      </w:r>
      <w:r w:rsidRPr="002A7880">
        <w:br/>
        <w:t xml:space="preserve">Ensure all Date values follow the YYYY-MM-DD format. Common mistakes include </w:t>
      </w:r>
      <w:r w:rsidRPr="002A7880">
        <w:lastRenderedPageBreak/>
        <w:t>DD/MM/YYYY (e.g., 15/03/2024) or MM-DD-YYYY. Use Excel's 'Format Cells' to convert dates to YYYY-MM-DD before saving as CSV.</w:t>
      </w:r>
    </w:p>
    <w:p w:rsidR="002A7880" w:rsidRPr="002A7880" w:rsidRDefault="002A7880" w:rsidP="00302DEC">
      <w:pPr>
        <w:pStyle w:val="NoSpacing"/>
      </w:pPr>
      <w:r w:rsidRPr="002A7880">
        <w:rPr>
          <w:bCs/>
          <w:sz w:val="32"/>
        </w:rPr>
        <w:t>File rejected by upload widget:</w:t>
      </w:r>
      <w:r w:rsidRPr="002A7880">
        <w:br/>
        <w:t>Confirm the file extension is .csv (not .</w:t>
      </w:r>
      <w:proofErr w:type="spellStart"/>
      <w:r w:rsidRPr="002A7880">
        <w:t>xlsx</w:t>
      </w:r>
      <w:proofErr w:type="spellEnd"/>
      <w:r w:rsidRPr="002A7880">
        <w:t xml:space="preserve"> or .</w:t>
      </w:r>
      <w:proofErr w:type="spellStart"/>
      <w:r w:rsidRPr="002A7880">
        <w:t>xls</w:t>
      </w:r>
      <w:proofErr w:type="spellEnd"/>
      <w:r w:rsidRPr="002A7880">
        <w:t>). If your data is in Excel format, open it in Excel and use 'Save As' -&gt; 'CSV (Comma delimited)'.</w:t>
      </w:r>
    </w:p>
    <w:p w:rsidR="002A7880" w:rsidRPr="002A7880" w:rsidRDefault="002A7880" w:rsidP="00302DEC">
      <w:pPr>
        <w:pStyle w:val="NoSpacing"/>
      </w:pPr>
      <w:r w:rsidRPr="002A7880">
        <w:rPr>
          <w:bCs/>
          <w:sz w:val="32"/>
        </w:rPr>
        <w:t>Processing takes too long:</w:t>
      </w:r>
      <w:r w:rsidRPr="002A7880">
        <w:br/>
        <w:t>Datasets over 50,000 rows may take 30-60 seconds. Do not close the browser tab. If processing exceeds 2 minutes, the server may have timed out - try again or reduce your dataset to a representative sample.</w:t>
      </w:r>
    </w:p>
    <w:p w:rsidR="002A7880" w:rsidRPr="002A7880" w:rsidRDefault="002A7880" w:rsidP="00302DEC">
      <w:pPr>
        <w:pStyle w:val="NoSpacing"/>
      </w:pPr>
      <w:r w:rsidRPr="002A7880">
        <w:rPr>
          <w:rFonts w:ascii="Times New Roman" w:hAnsi="Times New Roman" w:cs="Times New Roman"/>
          <w:bCs/>
          <w:sz w:val="32"/>
        </w:rPr>
        <w:t>Download button produces empty PDF:</w:t>
      </w:r>
      <w:r w:rsidRPr="002A7880">
        <w:rPr>
          <w:rFonts w:ascii="Times New Roman" w:hAnsi="Times New Roman" w:cs="Times New Roman"/>
        </w:rPr>
        <w:br/>
      </w:r>
      <w:r w:rsidRPr="002A7880">
        <w:t>Navigate to the Summary tab first to ensure the pipeline completed successfully. If the KPI bar shows zeros, the pipeline may not have run correctly - try uploading the file again.</w:t>
      </w:r>
    </w:p>
    <w:p w:rsidR="002A7880" w:rsidRPr="002A7880" w:rsidRDefault="002A7880" w:rsidP="00302DEC">
      <w:pPr>
        <w:pStyle w:val="Heading2"/>
      </w:pPr>
      <w:bookmarkStart w:id="309" w:name="_Toc227762438"/>
      <w:r w:rsidRPr="002A7880">
        <w:rPr>
          <w:rFonts w:ascii="Times New Roman" w:hAnsi="Times New Roman" w:cs="Times New Roman"/>
          <w:bCs/>
        </w:rPr>
        <w:t>Chart 1 - Monthly Revenue Trend (Line Chart)</w:t>
      </w:r>
      <w:bookmarkEnd w:id="309"/>
    </w:p>
    <w:p w:rsidR="002A7880" w:rsidRPr="002A7880" w:rsidRDefault="002A7880" w:rsidP="00302DEC">
      <w:pPr>
        <w:pStyle w:val="Heading1"/>
      </w:pPr>
      <w:bookmarkStart w:id="310" w:name="_Toc227762439"/>
      <w:r w:rsidRPr="002A7880">
        <w:t>Fig 1: Monthly revenue trajectory across January, February, and March 2019</w:t>
      </w:r>
      <w:bookmarkEnd w:id="310"/>
    </w:p>
    <w:p w:rsidR="002A7880" w:rsidRPr="002A7880" w:rsidRDefault="002A7880" w:rsidP="002A7880">
      <w:pPr>
        <w:rPr>
          <w:rFonts w:ascii="Times New Roman" w:hAnsi="Times New Roman" w:cs="Times New Roman"/>
        </w:rPr>
      </w:pPr>
      <w:r w:rsidRPr="002A7880">
        <w:rPr>
          <w:rFonts w:ascii="Times New Roman" w:hAnsi="Times New Roman" w:cs="Times New Roman"/>
        </w:rPr>
        <w:t>The line chart with area fill opens the analytical story by answering the most fundamental business question: how did total revenue move over the three-month observation period? The chart reveals that January was the highest-revenue month at approximately USD 116,000, February dipped to roughly USD 97,000 - a decline of approximately 16% - before recovering to USD 109,000 in March. This V-shape suggests a genuine seasonal contraction in February followed by a partial March recovery. For a retail operations team, this pattern raises a critical strategic question: what caused the February dip? Possible explanations include post-January spending fatigue, reduced footfall due to seasonal factors, or the shorter month. The annotated USD values at each data point eliminate the need to estimate from axis gridlines, following Tufte's principle of maximizing data-ink ratio. This chart sets the temporal context for all subsequent category, region, and product analyses that follow in the storyline.</w:t>
      </w:r>
    </w:p>
    <w:p w:rsidR="002A7880" w:rsidRPr="002A7880" w:rsidRDefault="002A7880" w:rsidP="00302DEC">
      <w:pPr>
        <w:pStyle w:val="Heading2"/>
      </w:pPr>
      <w:bookmarkStart w:id="311" w:name="_Toc227762440"/>
      <w:r w:rsidRPr="002A7880">
        <w:rPr>
          <w:rFonts w:ascii="Times New Roman" w:hAnsi="Times New Roman" w:cs="Times New Roman"/>
          <w:bCs/>
        </w:rPr>
        <w:t>Chart 2 - Revenue by Product Category (Horizontal Bar Chart)</w:t>
      </w:r>
      <w:bookmarkEnd w:id="311"/>
    </w:p>
    <w:p w:rsidR="002A7880" w:rsidRPr="002A7880" w:rsidRDefault="002A7880" w:rsidP="00302DEC">
      <w:pPr>
        <w:pStyle w:val="Heading1"/>
      </w:pPr>
      <w:bookmarkStart w:id="312" w:name="_Toc227762441"/>
      <w:r w:rsidRPr="002A7880">
        <w:t>Fig 2: Total three-month revenue contribution per product category</w:t>
      </w:r>
      <w:bookmarkEnd w:id="312"/>
    </w:p>
    <w:p w:rsidR="002A7880" w:rsidRPr="002A7880" w:rsidRDefault="002A7880" w:rsidP="002A7880">
      <w:pPr>
        <w:rPr>
          <w:rFonts w:ascii="Times New Roman" w:hAnsi="Times New Roman" w:cs="Times New Roman"/>
        </w:rPr>
      </w:pPr>
      <w:r w:rsidRPr="002A7880">
        <w:rPr>
          <w:rFonts w:ascii="Times New Roman" w:hAnsi="Times New Roman" w:cs="Times New Roman"/>
        </w:rPr>
        <w:t>The horizontal bar chart decomposes total revenue by the six product categories. The horizontal orientation accommodates the full category names without rotation. The chart reveals a remarkably balanced distribution: Food and Beverages leads at approximately USD 56,100, followed by Sports and Travel (USD 55,100), Electronic Accessories (USD 54,300), Fashion Accessories (USD 54,300), Home and Lifestyle (USD 53,900), and Health and Beauty (USD 49,200). The narrow spread - less than USD 7,000 across the full range - is analytically significant: no single category is dangerously dominant, indicating a well-</w:t>
      </w:r>
      <w:r w:rsidRPr="002A7880">
        <w:rPr>
          <w:rFonts w:ascii="Times New Roman" w:hAnsi="Times New Roman" w:cs="Times New Roman"/>
        </w:rPr>
        <w:lastRenderedPageBreak/>
        <w:t>diversified and resilient product portfolio. The relatively modest performance of Health and Beauty presents an opportunity for targeted promotional investment to bring it in line with the other five categories.</w:t>
      </w:r>
    </w:p>
    <w:p w:rsidR="002A7880" w:rsidRPr="002A7880" w:rsidRDefault="002A7880" w:rsidP="00302DEC">
      <w:pPr>
        <w:pStyle w:val="Heading2"/>
      </w:pPr>
      <w:bookmarkStart w:id="313" w:name="_Toc227762442"/>
      <w:r w:rsidRPr="002A7880">
        <w:rPr>
          <w:rFonts w:ascii="Times New Roman" w:hAnsi="Times New Roman" w:cs="Times New Roman"/>
          <w:bCs/>
        </w:rPr>
        <w:t>Chart 3 - Revenue by Region (Pie Chart)</w:t>
      </w:r>
      <w:bookmarkEnd w:id="313"/>
    </w:p>
    <w:p w:rsidR="002A7880" w:rsidRPr="002A7880" w:rsidRDefault="002A7880" w:rsidP="00302DEC">
      <w:pPr>
        <w:pStyle w:val="Heading1"/>
      </w:pPr>
      <w:bookmarkStart w:id="314" w:name="_Toc227762443"/>
      <w:r w:rsidRPr="002A7880">
        <w:t>Fig 3: Geographic revenue share across three Myanmar supermarket branch cities</w:t>
      </w:r>
      <w:bookmarkEnd w:id="314"/>
    </w:p>
    <w:p w:rsidR="002A7880" w:rsidRPr="002A7880" w:rsidRDefault="002A7880" w:rsidP="002A7880">
      <w:pPr>
        <w:rPr>
          <w:rFonts w:ascii="Times New Roman" w:hAnsi="Times New Roman" w:cs="Times New Roman"/>
        </w:rPr>
      </w:pPr>
      <w:r w:rsidRPr="002A7880">
        <w:rPr>
          <w:rFonts w:ascii="Times New Roman" w:hAnsi="Times New Roman" w:cs="Times New Roman"/>
        </w:rPr>
        <w:t>The pie chart presents the proportional revenue contribution of the three branch cities: Naypyitaw (34.2%), Mandalay (32.9%), and Yangon (the remaining share). The near-equal three-way split is a significant positive indicator: no single branch carries disproportionate revenue weight, and the business is not critically dependent on any one location. A heavily skewed distribution would signal operational risk - if the dominant branch were disrupted, overall revenue would suffer materially. The balanced distribution confirms that each branch management team is performing comparably and that the supermarket's product mix and pricing are well-calibrated across three very different urban markets. Naypyitaw's marginal lead may reflect its status as the administrative capital with high concentrations of government employees and stable, predictable consumer spending.</w:t>
      </w:r>
    </w:p>
    <w:p w:rsidR="002A7880" w:rsidRPr="002A7880" w:rsidRDefault="002A7880" w:rsidP="00302DEC">
      <w:pPr>
        <w:pStyle w:val="Heading2"/>
      </w:pPr>
      <w:bookmarkStart w:id="315" w:name="_Toc227762444"/>
      <w:r w:rsidRPr="002A7880">
        <w:rPr>
          <w:rFonts w:ascii="Times New Roman" w:hAnsi="Times New Roman" w:cs="Times New Roman"/>
          <w:bCs/>
        </w:rPr>
        <w:t>Chart 4 - Top 10 Products by Units Sold (Horizontal Bar Chart)</w:t>
      </w:r>
      <w:bookmarkEnd w:id="315"/>
    </w:p>
    <w:p w:rsidR="002A7880" w:rsidRPr="002A7880" w:rsidRDefault="002A7880" w:rsidP="00302DEC">
      <w:pPr>
        <w:pStyle w:val="Heading1"/>
      </w:pPr>
      <w:bookmarkStart w:id="316" w:name="_Toc227762445"/>
      <w:r w:rsidRPr="002A7880">
        <w:t>Fig 4: Highest-volume products across all branches and categories</w:t>
      </w:r>
      <w:bookmarkEnd w:id="316"/>
    </w:p>
    <w:p w:rsidR="002A7880" w:rsidRPr="002A7880" w:rsidRDefault="002A7880" w:rsidP="002A7880">
      <w:pPr>
        <w:rPr>
          <w:rFonts w:ascii="Times New Roman" w:hAnsi="Times New Roman" w:cs="Times New Roman"/>
        </w:rPr>
      </w:pPr>
      <w:r w:rsidRPr="002A7880">
        <w:rPr>
          <w:rFonts w:ascii="Times New Roman" w:hAnsi="Times New Roman" w:cs="Times New Roman"/>
        </w:rPr>
        <w:t>The horizontal bar chart ranks the top 10 products by total units sold. The dataset contains 36 unique products, making the top-10 an informative view of the highest-frequency items. Zen Electronic Accessories leads with 198 units, followed by Nextgen Fashion Accessories with 193, and Aura Sports and Travel with 191. The tight clustering of volumes (104-198 units across all 36 products) indicates a broadly balanced product portfolio with no single item dominating purchase frequency. High unit volume does not always correlate with high revenue: a low-priced product may rank highly here while contributing modestly to Chart 2 revenue totals. Cross-referencing these two charts allows analysts to identify traffic-driving versus margin-anchor products - critical for planogram design, promotional strategy, and safety stock buffer sizing.</w:t>
      </w:r>
    </w:p>
    <w:p w:rsidR="002A7880" w:rsidRPr="002A7880" w:rsidRDefault="002A7880" w:rsidP="00302DEC">
      <w:pPr>
        <w:pStyle w:val="Heading2"/>
      </w:pPr>
      <w:bookmarkStart w:id="317" w:name="_Toc227762446"/>
      <w:r w:rsidRPr="002A7880">
        <w:rPr>
          <w:rFonts w:ascii="Times New Roman" w:hAnsi="Times New Roman" w:cs="Times New Roman"/>
          <w:bCs/>
        </w:rPr>
        <w:lastRenderedPageBreak/>
        <w:t>Chart 5 - Revenue by Customer Age Group (Bar Chart)</w:t>
      </w:r>
      <w:bookmarkEnd w:id="317"/>
    </w:p>
    <w:p w:rsidR="002A7880" w:rsidRPr="002A7880" w:rsidRDefault="002A7880" w:rsidP="00302DEC">
      <w:pPr>
        <w:pStyle w:val="Heading1"/>
      </w:pPr>
      <w:bookmarkStart w:id="318" w:name="_Toc227762447"/>
      <w:r w:rsidRPr="002A7880">
        <w:t>Fig 5: Revenue segmentation across four customer demographic age bands</w:t>
      </w:r>
      <w:bookmarkEnd w:id="318"/>
    </w:p>
    <w:p w:rsidR="002A7880" w:rsidRPr="002A7880" w:rsidRDefault="002A7880" w:rsidP="002A7880">
      <w:pPr>
        <w:rPr>
          <w:rFonts w:ascii="Times New Roman" w:hAnsi="Times New Roman" w:cs="Times New Roman"/>
        </w:rPr>
      </w:pPr>
      <w:r w:rsidRPr="002A7880">
        <w:rPr>
          <w:rFonts w:ascii="Times New Roman" w:hAnsi="Times New Roman" w:cs="Times New Roman"/>
        </w:rPr>
        <w:t>The age group revenue bar chart segments all 1,000 transactions into four demographic cohorts: 18-25 (Rs. 46.7K), 26-35 (Rs. 58.2K), 36-45 (Rs. 53.4K), and 46+ (Rs. 164.7K). The 46+ group's dramatic dominance is the most surprising and analytically significant finding in the entire dataset. Customers aged 46 and above generated more than twice the revenue of the next highest age group, representing approximately 51% of total revenue from just one demographic cohort. This strongly contradicts the common retail assumption that younger, higher-income professional cohorts (26-35) drive disproportionate spending. For the supermarket chain, this finding has immediate strategic implications: loyalty programme design, in-store experience, product assortment, and marketing communications should all prioritize the 46+ demographic as the primary revenue driver.</w:t>
      </w:r>
    </w:p>
    <w:p w:rsidR="002A7880" w:rsidRPr="002A7880" w:rsidRDefault="002A7880" w:rsidP="00302DEC">
      <w:pPr>
        <w:pStyle w:val="Heading2"/>
      </w:pPr>
      <w:bookmarkStart w:id="319" w:name="_Toc227762448"/>
      <w:r w:rsidRPr="002A7880">
        <w:rPr>
          <w:rFonts w:ascii="Times New Roman" w:hAnsi="Times New Roman" w:cs="Times New Roman"/>
          <w:bCs/>
        </w:rPr>
        <w:t>Chart 6 - Correlation Matrix Heatmap</w:t>
      </w:r>
      <w:bookmarkEnd w:id="319"/>
    </w:p>
    <w:p w:rsidR="002A7880" w:rsidRPr="002A7880" w:rsidRDefault="002A7880" w:rsidP="00302DEC">
      <w:pPr>
        <w:pStyle w:val="Heading1"/>
      </w:pPr>
      <w:bookmarkStart w:id="320" w:name="_Toc227762449"/>
      <w:r w:rsidRPr="002A7880">
        <w:t>Fig 6: Pairwise Pearson correlation coefficients between all numeric variables</w:t>
      </w:r>
      <w:bookmarkEnd w:id="32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correlation heatmap presents the complete matrix of Pearson coefficients between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Revenue, </w:t>
      </w:r>
      <w:proofErr w:type="spellStart"/>
      <w:r w:rsidRPr="002A7880">
        <w:rPr>
          <w:rFonts w:ascii="Times New Roman" w:hAnsi="Times New Roman" w:cs="Times New Roman"/>
        </w:rPr>
        <w:t>Customer_Age</w:t>
      </w:r>
      <w:proofErr w:type="spellEnd"/>
      <w:r w:rsidRPr="002A7880">
        <w:rPr>
          <w:rFonts w:ascii="Times New Roman" w:hAnsi="Times New Roman" w:cs="Times New Roman"/>
        </w:rPr>
        <w:t xml:space="preserve">, Rating, and </w:t>
      </w:r>
      <w:proofErr w:type="spellStart"/>
      <w:r w:rsidRPr="002A7880">
        <w:rPr>
          <w:rFonts w:ascii="Times New Roman" w:hAnsi="Times New Roman" w:cs="Times New Roman"/>
        </w:rPr>
        <w:t>Month_Num</w:t>
      </w:r>
      <w:proofErr w:type="spellEnd"/>
      <w:r w:rsidRPr="002A7880">
        <w:rPr>
          <w:rFonts w:ascii="Times New Roman" w:hAnsi="Times New Roman" w:cs="Times New Roman"/>
        </w:rPr>
        <w:t xml:space="preserve">.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and Revenue show a strong 0.71 correlation, and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and Revenue show 0.63, confirming that both volume and price contribute significantly to transaction revenue - as expected from the Revenue = Units × Price formula. </w:t>
      </w:r>
      <w:proofErr w:type="spellStart"/>
      <w:r w:rsidRPr="002A7880">
        <w:rPr>
          <w:rFonts w:ascii="Times New Roman" w:hAnsi="Times New Roman" w:cs="Times New Roman"/>
        </w:rPr>
        <w:t>Customer_Age</w:t>
      </w:r>
      <w:proofErr w:type="spellEnd"/>
      <w:r w:rsidRPr="002A7880">
        <w:rPr>
          <w:rFonts w:ascii="Times New Roman" w:hAnsi="Times New Roman" w:cs="Times New Roman"/>
        </w:rPr>
        <w:t xml:space="preserve"> shows weak correlations with all variables (0.03-0.08), consistent with the near-equal distribution of transactions across age groups. Rating shows near-zero correlations (-0.02 to -0.08) with all other variables, confirming that post-purchase satisfaction scores are not predictive of transaction revenue. </w:t>
      </w:r>
      <w:proofErr w:type="spellStart"/>
      <w:r w:rsidRPr="002A7880">
        <w:rPr>
          <w:rFonts w:ascii="Times New Roman" w:hAnsi="Times New Roman" w:cs="Times New Roman"/>
        </w:rPr>
        <w:t>Month_Num</w:t>
      </w:r>
      <w:proofErr w:type="spellEnd"/>
      <w:r w:rsidRPr="002A7880">
        <w:rPr>
          <w:rFonts w:ascii="Times New Roman" w:hAnsi="Times New Roman" w:cs="Times New Roman"/>
        </w:rPr>
        <w:t xml:space="preserve"> correlations are near-zero, consistent with the modest three-month variation in the dataset. These findings validate the analytical assumptions underlying Charts 1-5.</w:t>
      </w:r>
    </w:p>
    <w:p w:rsidR="002A7880" w:rsidRPr="002A7880" w:rsidRDefault="002A7880" w:rsidP="00302DEC">
      <w:pPr>
        <w:pStyle w:val="Heading2"/>
      </w:pPr>
      <w:bookmarkStart w:id="321" w:name="_Toc227762450"/>
      <w:r w:rsidRPr="002A7880">
        <w:rPr>
          <w:rFonts w:ascii="Times New Roman" w:hAnsi="Times New Roman" w:cs="Times New Roman"/>
          <w:bCs/>
        </w:rPr>
        <w:t>Chart 7 - Units Sold vs Revenue (Scatter Plot by Category)</w:t>
      </w:r>
      <w:bookmarkEnd w:id="321"/>
    </w:p>
    <w:p w:rsidR="002A7880" w:rsidRPr="002A7880" w:rsidRDefault="002A7880" w:rsidP="00302DEC">
      <w:pPr>
        <w:pStyle w:val="Heading1"/>
      </w:pPr>
      <w:bookmarkStart w:id="322" w:name="_Toc227762451"/>
      <w:r w:rsidRPr="002A7880">
        <w:t>Fig 7: Transaction-level relationship between volume and revenue, by category</w:t>
      </w:r>
      <w:bookmarkEnd w:id="32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scatter plot presents all 1,000 transactions with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on the x-axis, Revenue on the y-axis, and category colour-coded. The distinctive vertical column pattern - points stacking at integers 1 through 10 - reflects the discrete nature of units sold per transaction (1-10 items). Within each column, the spread of revenue values reflects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variation across </w:t>
      </w:r>
      <w:r w:rsidRPr="002A7880">
        <w:rPr>
          <w:rFonts w:ascii="Times New Roman" w:hAnsi="Times New Roman" w:cs="Times New Roman"/>
        </w:rPr>
        <w:lastRenderedPageBreak/>
        <w:t xml:space="preserve">products. The strong upward trend from left to right (low units = low revenue, high units = high revenue) is consistent with the 0.71 </w:t>
      </w:r>
      <w:proofErr w:type="spellStart"/>
      <w:r w:rsidRPr="002A7880">
        <w:rPr>
          <w:rFonts w:ascii="Times New Roman" w:hAnsi="Times New Roman" w:cs="Times New Roman"/>
        </w:rPr>
        <w:t>Units_Sold</w:t>
      </w:r>
      <w:proofErr w:type="spellEnd"/>
      <w:r w:rsidRPr="002A7880">
        <w:rPr>
          <w:rFonts w:ascii="Times New Roman" w:hAnsi="Times New Roman" w:cs="Times New Roman"/>
        </w:rPr>
        <w:t>/Revenue correlation in Chart 6. All six categories span the full units range, indicating no category is exclusively a single-item or bulk purchase. The overlapping colour distribution within each column confirms that price variation within each units-sold level is broadly comparable across categories, with no single category consistently generating premium revenue at the same unit count.</w:t>
      </w:r>
    </w:p>
    <w:p w:rsidR="002A7880" w:rsidRPr="002A7880" w:rsidRDefault="002A7880" w:rsidP="00302DEC">
      <w:pPr>
        <w:pStyle w:val="Heading2"/>
      </w:pPr>
      <w:bookmarkStart w:id="323" w:name="_Toc227762452"/>
      <w:r w:rsidRPr="002A7880">
        <w:rPr>
          <w:rFonts w:ascii="Times New Roman" w:hAnsi="Times New Roman" w:cs="Times New Roman"/>
          <w:bCs/>
        </w:rPr>
        <w:t>Chart 8 - Monthly Revenue by Category (Stacked Bar Chart)</w:t>
      </w:r>
      <w:bookmarkEnd w:id="323"/>
    </w:p>
    <w:p w:rsidR="00302DEC" w:rsidRDefault="002A7880" w:rsidP="00302DEC">
      <w:pPr>
        <w:pStyle w:val="Heading1"/>
      </w:pPr>
      <w:bookmarkStart w:id="324" w:name="_Toc227762453"/>
      <w:r w:rsidRPr="002A7880">
        <w:t>Fig 8: Category revenue composition within each month</w:t>
      </w:r>
      <w:bookmarkEnd w:id="324"/>
    </w:p>
    <w:p w:rsidR="00302DEC" w:rsidRPr="00596F0B" w:rsidRDefault="00302DEC" w:rsidP="00302DEC">
      <w:pPr>
        <w:pStyle w:val="BodyText"/>
        <w:spacing w:before="11"/>
        <w:rPr>
          <w:rFonts w:ascii="Trebuchet MS" w:hAnsi="Trebuchet MS"/>
          <w:sz w:val="14"/>
        </w:rPr>
      </w:pPr>
    </w:p>
    <w:p w:rsidR="00302DEC" w:rsidRPr="00596F0B" w:rsidRDefault="00302DEC" w:rsidP="00302DEC">
      <w:pPr>
        <w:spacing w:before="22"/>
        <w:ind w:left="2051"/>
        <w:rPr>
          <w:rFonts w:ascii="Trebuchet MS" w:hAnsi="Trebuchet MS"/>
          <w:sz w:val="17"/>
        </w:rPr>
      </w:pPr>
      <w:r w:rsidRPr="00596F0B">
        <w:rPr>
          <w:rFonts w:ascii="Trebuchet MS" w:hAnsi="Trebuchet MS"/>
          <w:color w:val="646E78"/>
          <w:spacing w:val="-2"/>
          <w:sz w:val="17"/>
        </w:rPr>
        <w:t>Fig8</w:t>
      </w:r>
      <w:proofErr w:type="gramStart"/>
      <w:r w:rsidRPr="00596F0B">
        <w:rPr>
          <w:rFonts w:ascii="Trebuchet MS" w:hAnsi="Trebuchet MS"/>
          <w:color w:val="646E78"/>
          <w:spacing w:val="-2"/>
          <w:sz w:val="17"/>
        </w:rPr>
        <w:t>:Categoryrevenuecompositionwithineachmonth</w:t>
      </w:r>
      <w:proofErr w:type="gramEnd"/>
      <w:r w:rsidRPr="00596F0B">
        <w:rPr>
          <w:rFonts w:ascii="Trebuchet MS" w:hAnsi="Trebuchet MS"/>
          <w:color w:val="646E78"/>
          <w:spacing w:val="-2"/>
          <w:sz w:val="17"/>
        </w:rPr>
        <w:t>-Jan,Feb,Mar</w:t>
      </w:r>
      <w:r w:rsidRPr="00596F0B">
        <w:rPr>
          <w:rFonts w:ascii="Trebuchet MS" w:hAnsi="Trebuchet MS"/>
          <w:color w:val="646E78"/>
          <w:spacing w:val="-4"/>
          <w:sz w:val="17"/>
        </w:rPr>
        <w:t>2019</w:t>
      </w:r>
    </w:p>
    <w:p w:rsidR="002A7880" w:rsidRPr="002A7880" w:rsidRDefault="002A7880" w:rsidP="00302DEC">
      <w:pPr>
        <w:pStyle w:val="Heading1"/>
      </w:pPr>
      <w:bookmarkStart w:id="325" w:name="_Toc227762454"/>
      <w:r w:rsidRPr="002A7880">
        <w:t>- Jan, Feb, Mar 2019</w:t>
      </w:r>
      <w:bookmarkEnd w:id="325"/>
    </w:p>
    <w:p w:rsidR="002A7880" w:rsidRPr="002A7880" w:rsidRDefault="002A7880" w:rsidP="002A7880">
      <w:pPr>
        <w:rPr>
          <w:rFonts w:ascii="Times New Roman" w:hAnsi="Times New Roman" w:cs="Times New Roman"/>
        </w:rPr>
      </w:pPr>
      <w:r w:rsidRPr="002A7880">
        <w:rPr>
          <w:rFonts w:ascii="Times New Roman" w:hAnsi="Times New Roman" w:cs="Times New Roman"/>
        </w:rPr>
        <w:t>The stacked bar chart synthesizes the temporal dimension of Chart 1 with the category composition of Chart 2 into a single multi-dimensional view. January's bar is the tallest (confirming highest monthly revenue), February is shortest (confirming the dip), and March recovers partially. Critically, the proportional distribution of colour segments is broadly consistent across all three months: no single category shows a disproportionate February contraction or March spike. This confirms that the monthly revenue variation is a broad-based seasonal effect rather than driven by any single category's performance. The chart also confirms that the six categories contribute roughly equal proportions each month, consistent with the balanced revenue distribution observed in Chart 2. This stability of category mix is a positive indicator of a well-managed, diversified product portfolio responding uniformly to demand fluctuations.</w:t>
      </w:r>
    </w:p>
    <w:p w:rsidR="002A7880" w:rsidRPr="002A7880" w:rsidRDefault="002A7880" w:rsidP="00302DEC">
      <w:pPr>
        <w:pStyle w:val="Heading2"/>
      </w:pPr>
      <w:bookmarkStart w:id="326" w:name="_Toc227762455"/>
      <w:r w:rsidRPr="002A7880">
        <w:rPr>
          <w:rFonts w:ascii="Times New Roman" w:hAnsi="Times New Roman" w:cs="Times New Roman"/>
          <w:bCs/>
        </w:rPr>
        <w:t>KEY FINDINGS AND ANALYTICAL INSIGHTS (Part 1)</w:t>
      </w:r>
      <w:bookmarkEnd w:id="326"/>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This section consolidates the most significant analytical findings produced by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pipeline when applied to the Kaggle Supermarket Sales dataset. Each finding is drawn directly from the computed statistical outputs of Stage 3 and the narrative generation of Stage 5, and cross-referenced with the corresponding chart. Together these findings form the core business intelligence value delivered by the system.</w:t>
      </w:r>
    </w:p>
    <w:p w:rsidR="002A7880" w:rsidRPr="002A7880" w:rsidRDefault="002A7880" w:rsidP="00302DEC">
      <w:pPr>
        <w:pStyle w:val="Heading2"/>
      </w:pPr>
      <w:bookmarkStart w:id="327" w:name="_Toc227762456"/>
      <w:r w:rsidRPr="002A7880">
        <w:rPr>
          <w:rFonts w:ascii="Times New Roman" w:hAnsi="Times New Roman" w:cs="Times New Roman"/>
          <w:bCs/>
        </w:rPr>
        <w:t>Finding 1: Revenue Followed a V-Shaped Seasonal Pattern</w:t>
      </w:r>
      <w:bookmarkEnd w:id="32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Chart 1 (Monthly Revenue Trend) revealed that total revenue was not monotonically growing across the three-month period. January recorded the highest revenue at approximately USD 116,000, which then declined by 16% to USD 97,000 in February before recovering to USD 109,000 in March. This V-shaped pattern is characteristic of a post-peak seasonal contraction: January frequently represents elevated consumer spending following the festive season, February experiences a predictable spending fatigue, and March sees recovery as regular </w:t>
      </w:r>
      <w:r w:rsidRPr="002A7880">
        <w:rPr>
          <w:rFonts w:ascii="Times New Roman" w:hAnsi="Times New Roman" w:cs="Times New Roman"/>
        </w:rPr>
        <w:lastRenderedPageBreak/>
        <w:t>purchasing patterns resume. For the supermarket chain's planning team, this finding argues for building higher inventory and staff levels in January, reducing variable costs in February, and planning promotional campaigns to steepen the March recovery curve.</w:t>
      </w:r>
    </w:p>
    <w:p w:rsidR="002A7880" w:rsidRPr="002A7880" w:rsidRDefault="002A7880" w:rsidP="00302DEC">
      <w:pPr>
        <w:pStyle w:val="Heading2"/>
      </w:pPr>
      <w:bookmarkStart w:id="328" w:name="_Toc227762457"/>
      <w:r w:rsidRPr="002A7880">
        <w:rPr>
          <w:rFonts w:ascii="Times New Roman" w:hAnsi="Times New Roman" w:cs="Times New Roman"/>
          <w:bCs/>
        </w:rPr>
        <w:t>Finding 2: Category Revenue Distribution is Exceptionally Balanced</w:t>
      </w:r>
      <w:bookmarkEnd w:id="328"/>
    </w:p>
    <w:p w:rsidR="002A7880" w:rsidRPr="002A7880" w:rsidRDefault="002A7880" w:rsidP="002A7880">
      <w:pPr>
        <w:rPr>
          <w:rFonts w:ascii="Times New Roman" w:hAnsi="Times New Roman" w:cs="Times New Roman"/>
        </w:rPr>
      </w:pPr>
      <w:r w:rsidRPr="002A7880">
        <w:rPr>
          <w:rFonts w:ascii="Times New Roman" w:hAnsi="Times New Roman" w:cs="Times New Roman"/>
        </w:rPr>
        <w:t>Chart 2 (Revenue by Product Category) showed that the six product categories contributed revenue within a remarkably narrow band: the top category (Food and Beverages, USD 56,100) exceeded the bottom category (Health and Beauty, USD 49,200) by less than 15%. This level of balance across six independent product lines is unusual in retail datasets and represents a significant strategic strength: the supermarket chain is not over-dependent on any single category for its revenue base. This diversification provides natural protection against category-specific demand shocks - a supply disruption or competitor entry in any one category would affect no more than approximately 17% of total revenue. The Health and Beauty category's marginal underperformance represents the clearest near-term promotional opportunity identified by the analysis.</w:t>
      </w:r>
    </w:p>
    <w:p w:rsidR="002A7880" w:rsidRPr="002A7880" w:rsidRDefault="002A7880" w:rsidP="00302DEC">
      <w:pPr>
        <w:pStyle w:val="Heading2"/>
      </w:pPr>
      <w:bookmarkStart w:id="329" w:name="_Toc227762458"/>
      <w:r w:rsidRPr="002A7880">
        <w:rPr>
          <w:rFonts w:ascii="Times New Roman" w:hAnsi="Times New Roman" w:cs="Times New Roman"/>
          <w:bCs/>
        </w:rPr>
        <w:t>Finding 3: Geographic Revenue Distribution Shows Healthy Branch Balance</w:t>
      </w:r>
      <w:bookmarkEnd w:id="329"/>
    </w:p>
    <w:p w:rsidR="002A7880" w:rsidRPr="002A7880" w:rsidRDefault="002A7880" w:rsidP="002A7880">
      <w:pPr>
        <w:rPr>
          <w:rFonts w:ascii="Times New Roman" w:hAnsi="Times New Roman" w:cs="Times New Roman"/>
        </w:rPr>
      </w:pPr>
      <w:r w:rsidRPr="002A7880">
        <w:rPr>
          <w:rFonts w:ascii="Times New Roman" w:hAnsi="Times New Roman" w:cs="Times New Roman"/>
        </w:rPr>
        <w:t>Chart 3 (Revenue Share by Region) demonstrated that the three Myanmar branch cities - Naypyitaw (34.2%), Mandalay (32.9%), and Yangon (~32.9%) - contributed near-equal revenue shares. This geographic balance indicates that each branch management team is delivering comparable commercial performance, and that the supermarket's product mix and pricing strategy is well-calibrated across three cities with meaningfully different demographic and economic profiles. Naypyitaw's marginal lead may reflect its large civil service population, which tends to generate stable, consistent spending patterns with lower seasonality than commercial or tourist-driven cities. This branch balance also reduces geographic concentration risk: the business can withstand a local disruption in any single city without material impact on overall performance.</w:t>
      </w:r>
    </w:p>
    <w:p w:rsidR="002A7880" w:rsidRPr="002A7880" w:rsidRDefault="002A7880" w:rsidP="00302DEC">
      <w:pPr>
        <w:pStyle w:val="Heading2"/>
      </w:pPr>
      <w:bookmarkStart w:id="330" w:name="_Toc227762459"/>
      <w:r w:rsidRPr="002A7880">
        <w:rPr>
          <w:rFonts w:ascii="Times New Roman" w:hAnsi="Times New Roman" w:cs="Times New Roman"/>
          <w:bCs/>
        </w:rPr>
        <w:t>KEY FINDINGS AND ANALYTICAL INSIGHTS (Part 2)</w:t>
      </w:r>
      <w:bookmarkEnd w:id="330"/>
    </w:p>
    <w:p w:rsidR="002A7880" w:rsidRPr="002A7880" w:rsidRDefault="002A7880" w:rsidP="00302DEC">
      <w:pPr>
        <w:pStyle w:val="Heading1"/>
      </w:pPr>
      <w:bookmarkStart w:id="331" w:name="_Toc227762460"/>
      <w:r w:rsidRPr="002A7880">
        <w:t>Finding 4: The 46+ Age Group Generates Over Half of Total Revenue</w:t>
      </w:r>
      <w:bookmarkEnd w:id="33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most surprising and commercially significant finding from the entire analysis came from Chart 5 (Revenue by Customer Age Group). Customers aged 46 and above generated Rs. 164.7K in total revenue - more than the 18-25, 26-35, and 36-45 groups combined. This single demographic cohort accounted for approximately 51% of total three-month revenue. This finding directly contradicts the common retail assumption that the 26-35 'peak earning' cohort drives disproportionate consumer spending. In the context of Myanmar's supermarket sector, the 46+ dominance likely reflects several factors: larger household sizes requiring higher basket values, established brand preferences and higher store loyalty leading to more </w:t>
      </w:r>
      <w:r w:rsidRPr="002A7880">
        <w:rPr>
          <w:rFonts w:ascii="Times New Roman" w:hAnsi="Times New Roman" w:cs="Times New Roman"/>
        </w:rPr>
        <w:lastRenderedPageBreak/>
        <w:t>frequent visits, and a greater propensity to purchase premium-priced products across multiple categories. The implication for the supermarket's marketing strategy is clear: loyalty programmes, product range decisions, in-store communication, and digital engagement strategies should all be primarily designed around the needs and preferences of the 46+ customer.</w:t>
      </w:r>
    </w:p>
    <w:p w:rsidR="002A7880" w:rsidRPr="002A7880" w:rsidRDefault="002A7880" w:rsidP="00302DEC">
      <w:pPr>
        <w:pStyle w:val="Heading2"/>
      </w:pPr>
      <w:bookmarkStart w:id="332" w:name="_Toc227762461"/>
      <w:r w:rsidRPr="002A7880">
        <w:rPr>
          <w:rFonts w:ascii="Times New Roman" w:hAnsi="Times New Roman" w:cs="Times New Roman"/>
          <w:bCs/>
        </w:rPr>
        <w:t>Finding 5: Customer Satisfaction Ratings Do Not Predict Revenue</w:t>
      </w:r>
      <w:bookmarkEnd w:id="332"/>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correlation heatmap (Chart 6) revealed that the Rating variable shows near-zero Pearson correlations with all other numeric variables: -0.02 with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-0.01 with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-0.04 with Revenue, and -0.08 with </w:t>
      </w:r>
      <w:proofErr w:type="spellStart"/>
      <w:r w:rsidRPr="002A7880">
        <w:rPr>
          <w:rFonts w:ascii="Times New Roman" w:hAnsi="Times New Roman" w:cs="Times New Roman"/>
        </w:rPr>
        <w:t>Customer_Age</w:t>
      </w:r>
      <w:proofErr w:type="spellEnd"/>
      <w:r w:rsidRPr="002A7880">
        <w:rPr>
          <w:rFonts w:ascii="Times New Roman" w:hAnsi="Times New Roman" w:cs="Times New Roman"/>
        </w:rPr>
        <w:t xml:space="preserve">. This finding challenges a common management assumption: that improving customer satisfaction ratings will directly drive higher transaction values or more frequent purchases. In this dataset, customers who give high ratings do not systematically buy more units, spend more per transaction, or return in subsequent months at higher rates. The primary drivers of revenue per transaction are </w:t>
      </w:r>
      <w:proofErr w:type="spellStart"/>
      <w:r w:rsidRPr="002A7880">
        <w:rPr>
          <w:rFonts w:ascii="Times New Roman" w:hAnsi="Times New Roman" w:cs="Times New Roman"/>
        </w:rPr>
        <w:t>Units_Sold</w:t>
      </w:r>
      <w:proofErr w:type="spellEnd"/>
      <w:r w:rsidRPr="002A7880">
        <w:rPr>
          <w:rFonts w:ascii="Times New Roman" w:hAnsi="Times New Roman" w:cs="Times New Roman"/>
        </w:rPr>
        <w:t xml:space="preserve"> (0.71 correlation) and </w:t>
      </w:r>
      <w:proofErr w:type="spellStart"/>
      <w:r w:rsidRPr="002A7880">
        <w:rPr>
          <w:rFonts w:ascii="Times New Roman" w:hAnsi="Times New Roman" w:cs="Times New Roman"/>
        </w:rPr>
        <w:t>Unit_Price</w:t>
      </w:r>
      <w:proofErr w:type="spellEnd"/>
      <w:r w:rsidRPr="002A7880">
        <w:rPr>
          <w:rFonts w:ascii="Times New Roman" w:hAnsi="Times New Roman" w:cs="Times New Roman"/>
        </w:rPr>
        <w:t xml:space="preserve"> (0.63), confirming that volume and pricing strategy are far more powerful levers than satisfaction management. This suggests the supermarket's customer experience investments should be evaluated on foot traffic and repeat visit frequency rather than on satisfaction score improvements alone.</w:t>
      </w:r>
    </w:p>
    <w:p w:rsidR="002A7880" w:rsidRPr="002A7880" w:rsidRDefault="002A7880" w:rsidP="00302DEC">
      <w:pPr>
        <w:pStyle w:val="Heading2"/>
      </w:pPr>
      <w:bookmarkStart w:id="333" w:name="_Toc227762462"/>
      <w:r w:rsidRPr="002A7880">
        <w:rPr>
          <w:rFonts w:ascii="Times New Roman" w:hAnsi="Times New Roman" w:cs="Times New Roman"/>
          <w:bCs/>
        </w:rPr>
        <w:t>Finding 6: Category Mix is Stable Month-on-Month</w:t>
      </w:r>
      <w:bookmarkEnd w:id="333"/>
    </w:p>
    <w:p w:rsidR="002A7880" w:rsidRPr="002A7880" w:rsidRDefault="002A7880" w:rsidP="002A7880">
      <w:pPr>
        <w:rPr>
          <w:rFonts w:ascii="Times New Roman" w:hAnsi="Times New Roman" w:cs="Times New Roman"/>
        </w:rPr>
      </w:pPr>
      <w:r w:rsidRPr="002A7880">
        <w:rPr>
          <w:rFonts w:ascii="Times New Roman" w:hAnsi="Times New Roman" w:cs="Times New Roman"/>
        </w:rPr>
        <w:t>Chart 8 (Monthly Revenue by Category, Stacked Bar) confirmed that the proportional contribution of each category to monthly revenue remained broadly consistent across all three months. The February revenue dip was broad-based: all six categories contracted proportionally, with no single category showing a disproportionate decline. Similarly, the March recovery was broad-based. This stability of category mix is a positive operational indicator: it means the supermarket's product portfolio is responding uniformly to demand cycles, and that no category is experiencing structural deterioration. Inventory planners can use this finding to apply consistent proportional replenishment strategies across all six categories during seasonal upswings and downswings, rather than managing each category independently.</w:t>
      </w:r>
    </w:p>
    <w:p w:rsidR="002A7880" w:rsidRPr="002A7880" w:rsidRDefault="002A7880" w:rsidP="00302DEC">
      <w:pPr>
        <w:pStyle w:val="Heading2"/>
      </w:pPr>
      <w:bookmarkStart w:id="334" w:name="_Toc227762463"/>
      <w:r w:rsidRPr="002A7880">
        <w:rPr>
          <w:rFonts w:ascii="Times New Roman" w:hAnsi="Times New Roman" w:cs="Times New Roman"/>
          <w:bCs/>
        </w:rPr>
        <w:t>FUTURE WORK AND PROPOSED ENHANCEMENTS</w:t>
      </w:r>
      <w:bookmarkEnd w:id="334"/>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project establishes a robust and extensible foundation for future development. The modular six-stage architecture and the web delivery layer open several high-value enhancement pathways that would significantly increase the system's analytical depth, usability, and commercial applicability.</w:t>
      </w:r>
    </w:p>
    <w:p w:rsidR="002A7880" w:rsidRPr="002A7880" w:rsidRDefault="002A7880" w:rsidP="00302DEC">
      <w:pPr>
        <w:pStyle w:val="Heading2"/>
      </w:pPr>
      <w:bookmarkStart w:id="335" w:name="_Toc227762464"/>
      <w:r w:rsidRPr="002A7880">
        <w:rPr>
          <w:rFonts w:ascii="Times New Roman" w:hAnsi="Times New Roman" w:cs="Times New Roman"/>
          <w:bCs/>
        </w:rPr>
        <w:t>Machine Learning Integration for Predictive Narratives</w:t>
      </w:r>
      <w:bookmarkEnd w:id="335"/>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most impactful near-term enhancement would be the integration of time-series forecasting models - such as Facebook Prophet or ARIMA - into Stage 3 of the pipeline. This would enable the narrative generator (P5) to produce forward-looking insight paragraphs: 'Based on the three-month trend, projected revenue for April 2019 is Rs. 112K with a 95% confidence interval of Rs. 104K to Rs. 120K.' Adding predictive capability would transform </w:t>
      </w:r>
      <w:r w:rsidRPr="002A7880">
        <w:rPr>
          <w:rFonts w:ascii="Times New Roman" w:hAnsi="Times New Roman" w:cs="Times New Roman"/>
        </w:rPr>
        <w:lastRenderedPageBreak/>
        <w:t>the system from a retrospective reporting tool into a forward-looking decision support system.</w:t>
      </w:r>
    </w:p>
    <w:p w:rsidR="002A7880" w:rsidRPr="002A7880" w:rsidRDefault="002A7880" w:rsidP="00302DEC">
      <w:pPr>
        <w:pStyle w:val="Heading2"/>
      </w:pPr>
      <w:bookmarkStart w:id="336" w:name="_Toc227762465"/>
      <w:r w:rsidRPr="002A7880">
        <w:rPr>
          <w:rFonts w:ascii="Times New Roman" w:hAnsi="Times New Roman" w:cs="Times New Roman"/>
          <w:bCs/>
        </w:rPr>
        <w:t>Real-Time Database Connectivity</w:t>
      </w:r>
      <w:bookmarkEnd w:id="336"/>
    </w:p>
    <w:p w:rsidR="002A7880" w:rsidRPr="002A7880" w:rsidRDefault="002A7880" w:rsidP="002A7880">
      <w:pPr>
        <w:rPr>
          <w:rFonts w:ascii="Times New Roman" w:hAnsi="Times New Roman" w:cs="Times New Roman"/>
        </w:rPr>
      </w:pPr>
      <w:r w:rsidRPr="002A7880">
        <w:rPr>
          <w:rFonts w:ascii="Times New Roman" w:hAnsi="Times New Roman" w:cs="Times New Roman"/>
        </w:rPr>
        <w:t>The current system requires a manual CSV upload for each analysis run. Connecting the ingestion module (P1) to a live database or REST API endpoint would enable scheduled, automated report generation. A Flask-</w:t>
      </w:r>
      <w:proofErr w:type="spellStart"/>
      <w:r w:rsidRPr="002A7880">
        <w:rPr>
          <w:rFonts w:ascii="Times New Roman" w:hAnsi="Times New Roman" w:cs="Times New Roman"/>
        </w:rPr>
        <w:t>APScheduler</w:t>
      </w:r>
      <w:proofErr w:type="spellEnd"/>
      <w:r w:rsidRPr="002A7880">
        <w:rPr>
          <w:rFonts w:ascii="Times New Roman" w:hAnsi="Times New Roman" w:cs="Times New Roman"/>
        </w:rPr>
        <w:t xml:space="preserve"> integration could trigger the full pipeline nightly, generating and emailing a fresh PDF report each morning with the previous day's transaction data - eliminating the need for any manual intervention in the analytics workflow.</w:t>
      </w:r>
    </w:p>
    <w:p w:rsidR="002A7880" w:rsidRPr="002A7880" w:rsidRDefault="002A7880" w:rsidP="00302DEC">
      <w:pPr>
        <w:pStyle w:val="Heading2"/>
      </w:pPr>
      <w:bookmarkStart w:id="337" w:name="_Toc227762466"/>
      <w:r w:rsidRPr="002A7880">
        <w:rPr>
          <w:rFonts w:ascii="Times New Roman" w:hAnsi="Times New Roman" w:cs="Times New Roman"/>
          <w:bCs/>
        </w:rPr>
        <w:t>Interactive Charts with Plotly Dash</w:t>
      </w:r>
      <w:bookmarkEnd w:id="337"/>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Replacing the static Matplotlib/Seaborn PNG charts with interactive Plotly visualizations in the web interface would significantly enhance user experience. Users could hover over data points for exact values, click legend items to filter by category, zoom into specific date ranges on the trend chart, and download individual charts as </w:t>
      </w:r>
      <w:proofErr w:type="spellStart"/>
      <w:r w:rsidRPr="002A7880">
        <w:rPr>
          <w:rFonts w:ascii="Times New Roman" w:hAnsi="Times New Roman" w:cs="Times New Roman"/>
        </w:rPr>
        <w:t>SVGs.</w:t>
      </w:r>
      <w:proofErr w:type="spellEnd"/>
      <w:r w:rsidRPr="002A7880">
        <w:rPr>
          <w:rFonts w:ascii="Times New Roman" w:hAnsi="Times New Roman" w:cs="Times New Roman"/>
        </w:rPr>
        <w:t xml:space="preserve"> The PDF report would retain static images while the web interface gains full interactivity.</w:t>
      </w:r>
    </w:p>
    <w:p w:rsidR="002A7880" w:rsidRPr="002A7880" w:rsidRDefault="002A7880" w:rsidP="00302DEC">
      <w:pPr>
        <w:pStyle w:val="Heading2"/>
      </w:pPr>
      <w:bookmarkStart w:id="338" w:name="_Toc227762467"/>
      <w:r w:rsidRPr="002A7880">
        <w:rPr>
          <w:rFonts w:ascii="Times New Roman" w:hAnsi="Times New Roman" w:cs="Times New Roman"/>
          <w:bCs/>
        </w:rPr>
        <w:t>Multi-Dataset Comparison and Role-Based Views</w:t>
      </w:r>
      <w:bookmarkEnd w:id="338"/>
    </w:p>
    <w:p w:rsidR="002A7880" w:rsidRPr="002A7880" w:rsidRDefault="002A7880" w:rsidP="002A7880">
      <w:pPr>
        <w:rPr>
          <w:rFonts w:ascii="Times New Roman" w:hAnsi="Times New Roman" w:cs="Times New Roman"/>
        </w:rPr>
      </w:pPr>
      <w:r w:rsidRPr="002A7880">
        <w:rPr>
          <w:rFonts w:ascii="Times New Roman" w:hAnsi="Times New Roman" w:cs="Times New Roman"/>
        </w:rPr>
        <w:t>A future version could support uploading multiple datasets (e.g., different quarters or different branches) and generating side-by-side comparison reports. Role-based report variants - an executive one-page summary versus a full analyst report - would make the system more versatile across organizational levels. Multi-language narrative support using translation APIs would extend the tool's reach to non-English-speaking business environments.</w:t>
      </w:r>
    </w:p>
    <w:p w:rsidR="004A68FC" w:rsidRDefault="004A68FC" w:rsidP="00302DEC">
      <w:pPr>
        <w:pStyle w:val="Heading1"/>
        <w:rPr>
          <w:rFonts w:ascii="Times New Roman" w:eastAsia="Times New Roman" w:hAnsi="Times New Roman" w:cs="Times New Roman"/>
          <w:lang w:eastAsia="en-IN"/>
        </w:rPr>
      </w:pPr>
      <w:bookmarkStart w:id="339" w:name="_Toc227762468"/>
      <w:r w:rsidRPr="00D62A19">
        <w:rPr>
          <w:rFonts w:ascii="Times New Roman" w:eastAsia="Times New Roman" w:hAnsi="Times New Roman" w:cs="Times New Roman"/>
          <w:lang w:eastAsia="en-IN"/>
        </w:rPr>
        <w:t>Chapter 1</w:t>
      </w:r>
      <w:r>
        <w:rPr>
          <w:rFonts w:ascii="Times New Roman" w:eastAsia="Times New Roman" w:hAnsi="Times New Roman" w:cs="Times New Roman"/>
          <w:lang w:eastAsia="en-IN"/>
        </w:rPr>
        <w:t>3:</w:t>
      </w:r>
      <w:bookmarkEnd w:id="339"/>
    </w:p>
    <w:p w:rsidR="002A7880" w:rsidRPr="004A68FC" w:rsidRDefault="002A7880" w:rsidP="00302DEC">
      <w:pPr>
        <w:pStyle w:val="Heading1"/>
        <w:rPr>
          <w:rFonts w:ascii="Times New Roman" w:eastAsia="Times New Roman" w:hAnsi="Times New Roman" w:cs="Times New Roman"/>
          <w:lang w:eastAsia="en-IN"/>
        </w:rPr>
      </w:pPr>
      <w:bookmarkStart w:id="340" w:name="_Toc227762469"/>
      <w:r w:rsidRPr="002A7880">
        <w:t>REFERENCES AND BIBLIOGRAPHY</w:t>
      </w:r>
      <w:bookmarkEnd w:id="340"/>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following references document the academic works, technical libraries, and data sources that informed the design, methodology, and implementation of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project.</w:t>
      </w:r>
    </w:p>
    <w:p w:rsidR="002A7880" w:rsidRPr="002A7880" w:rsidRDefault="002A7880" w:rsidP="00302DEC">
      <w:r w:rsidRPr="002A7880">
        <w:rPr>
          <w:bCs/>
          <w:sz w:val="32"/>
        </w:rPr>
        <w:t>Tufte, E.R. (1983)</w:t>
      </w:r>
      <w:r w:rsidRPr="002A7880">
        <w:br/>
        <w:t>The Visual Display of Quantitative Information. Graphics Press, Cheshire, CT. Foundational work establishing data-ink ratio and chart junk principles applied to all visualization design decisions in this project.</w:t>
      </w:r>
    </w:p>
    <w:p w:rsidR="002A7880" w:rsidRPr="002A7880" w:rsidRDefault="002A7880" w:rsidP="00302DEC">
      <w:proofErr w:type="spellStart"/>
      <w:r w:rsidRPr="002A7880">
        <w:rPr>
          <w:bCs/>
          <w:sz w:val="32"/>
        </w:rPr>
        <w:t>Knaflic</w:t>
      </w:r>
      <w:proofErr w:type="spellEnd"/>
      <w:r w:rsidRPr="002A7880">
        <w:rPr>
          <w:bCs/>
          <w:sz w:val="32"/>
        </w:rPr>
        <w:t>, C.N. (2015)</w:t>
      </w:r>
      <w:r w:rsidRPr="002A7880">
        <w:br/>
        <w:t>Storytelling with Data: A Data Visualization Guide for Business Professionals. Wiley. Source of the narrative-driven chart design methodology and the 'big idea' concept implemented in the P5 Narrative Generator.</w:t>
      </w:r>
    </w:p>
    <w:p w:rsidR="002A7880" w:rsidRPr="002A7880" w:rsidRDefault="002A7880" w:rsidP="00302DEC">
      <w:r w:rsidRPr="002A7880">
        <w:rPr>
          <w:bCs/>
          <w:sz w:val="32"/>
        </w:rPr>
        <w:lastRenderedPageBreak/>
        <w:t>Few, S. (2009)</w:t>
      </w:r>
      <w:r w:rsidRPr="002A7880">
        <w:br/>
        <w:t>Now You See It: Simple Visualization Techniques for Quantitative Analysis. Analytics Press. Provided the framework for static vs. interactive chart selection and the principles of effective analytical communication.</w:t>
      </w:r>
    </w:p>
    <w:p w:rsidR="002A7880" w:rsidRPr="002A7880" w:rsidRDefault="002A7880" w:rsidP="00302DEC">
      <w:r w:rsidRPr="002A7880">
        <w:rPr>
          <w:bCs/>
          <w:sz w:val="32"/>
        </w:rPr>
        <w:t>McKinney, W. (2010)</w:t>
      </w:r>
      <w:r w:rsidRPr="002A7880">
        <w:br/>
        <w:t>Data Structures for Statistical Computing in Python. Proceedings of the 9th Python in Science Conference. Source paper for the Pandas library used throughout Stages P1-P3 of the pipeline.</w:t>
      </w:r>
    </w:p>
    <w:p w:rsidR="002A7880" w:rsidRPr="002A7880" w:rsidRDefault="002A7880" w:rsidP="00302DEC">
      <w:r w:rsidRPr="002A7880">
        <w:rPr>
          <w:bCs/>
          <w:sz w:val="32"/>
        </w:rPr>
        <w:t>Hunter, J.D. (2007)</w:t>
      </w:r>
      <w:r w:rsidRPr="002A7880">
        <w:br/>
        <w:t>Matplotlib: A 2D Graphics Environment. Computing in Science and Engineering, 9(3), 90-95. Foundation library for all chart rendering in Stage P4.</w:t>
      </w:r>
    </w:p>
    <w:p w:rsidR="002A7880" w:rsidRPr="002A7880" w:rsidRDefault="002A7880" w:rsidP="00302DEC">
      <w:r w:rsidRPr="002A7880">
        <w:rPr>
          <w:bCs/>
          <w:sz w:val="32"/>
        </w:rPr>
        <w:t>Waskom, M. (2021)</w:t>
      </w:r>
      <w:r w:rsidRPr="002A7880">
        <w:br/>
        <w:t xml:space="preserve">Seaborn: Statistical Data Visualization. </w:t>
      </w:r>
      <w:proofErr w:type="gramStart"/>
      <w:r w:rsidRPr="002A7880">
        <w:t>Journal of Open Source Software, 6(60), 3021.</w:t>
      </w:r>
      <w:proofErr w:type="gramEnd"/>
      <w:r w:rsidRPr="002A7880">
        <w:t xml:space="preserve"> Statistical visualization library used for heatmap and scatter chart styling in Stage P4.</w:t>
      </w:r>
    </w:p>
    <w:p w:rsidR="002A7880" w:rsidRPr="002A7880" w:rsidRDefault="002A7880" w:rsidP="00302DEC">
      <w:r w:rsidRPr="002A7880">
        <w:rPr>
          <w:bCs/>
          <w:sz w:val="32"/>
        </w:rPr>
        <w:t>Gatt, A. and Krahmer, E. (2018)</w:t>
      </w:r>
      <w:r w:rsidRPr="002A7880">
        <w:br/>
        <w:t>Survey of the State of the Art in Natural Language Generation: Core tasks, applications and evaluation. Journal of AI Research, 61, 65-170. Theoretical basis for the rule-based narrative generation approach in Stage P5.</w:t>
      </w:r>
    </w:p>
    <w:p w:rsidR="002A7880" w:rsidRPr="002A7880" w:rsidRDefault="002A7880" w:rsidP="00302DEC">
      <w:proofErr w:type="spellStart"/>
      <w:r w:rsidRPr="002A7880">
        <w:rPr>
          <w:bCs/>
          <w:sz w:val="32"/>
        </w:rPr>
        <w:t>Ronacher</w:t>
      </w:r>
      <w:proofErr w:type="spellEnd"/>
      <w:r w:rsidRPr="002A7880">
        <w:rPr>
          <w:bCs/>
          <w:sz w:val="32"/>
        </w:rPr>
        <w:t>, A. (2010)</w:t>
      </w:r>
      <w:r w:rsidRPr="002A7880">
        <w:br/>
        <w:t xml:space="preserve">Flask: A Microframework for Python. Pallets Projects. Web delivery framework used to build the DataViz </w:t>
      </w:r>
      <w:proofErr w:type="spellStart"/>
      <w:r w:rsidRPr="002A7880">
        <w:t>StoryLine</w:t>
      </w:r>
      <w:proofErr w:type="spellEnd"/>
      <w:r w:rsidRPr="002A7880">
        <w:t xml:space="preserve"> browser interface.</w:t>
      </w:r>
    </w:p>
    <w:p w:rsidR="002A7880" w:rsidRPr="002A7880" w:rsidRDefault="002A7880" w:rsidP="00302DEC">
      <w:r w:rsidRPr="002A7880">
        <w:rPr>
          <w:bCs/>
          <w:sz w:val="32"/>
        </w:rPr>
        <w:t>Kaggle (2019)</w:t>
      </w:r>
      <w:r w:rsidRPr="002A7880">
        <w:br/>
        <w:t xml:space="preserve">Supermarket Sales Dataset. Published under CC0 Public Domain licence. Available at: </w:t>
      </w:r>
      <w:hyperlink r:id="rId24" w:history="1">
        <w:r w:rsidRPr="002A7880">
          <w:rPr>
            <w:rStyle w:val="Hyperlink"/>
            <w:rFonts w:ascii="Times New Roman" w:hAnsi="Times New Roman" w:cs="Times New Roman"/>
          </w:rPr>
          <w:t>www.kaggle.com/datasets/aungpyaeap/supermarket-sales</w:t>
        </w:r>
      </w:hyperlink>
      <w:r w:rsidRPr="002A7880">
        <w:t>. Primary data source for all pipeline analysis and demonstration.</w:t>
      </w:r>
    </w:p>
    <w:p w:rsidR="002A7880" w:rsidRPr="002A7880" w:rsidRDefault="002A7880" w:rsidP="00302DEC">
      <w:pPr>
        <w:pStyle w:val="Heading1"/>
      </w:pPr>
      <w:bookmarkStart w:id="341" w:name="_Toc227762470"/>
      <w:r w:rsidRPr="002A7880">
        <w:t>CONCLUSION</w:t>
      </w:r>
      <w:bookmarkEnd w:id="341"/>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project successfully demonstrates how raw transactional retail data can be transformed into meaningful, narrative-driven analytical insights using Python as the sole technology platform. By implementing a complete six-stage ETL and storytelling pipeline - from Kaggle data ingestion through automated cleaning, statistical analysis, professional chart generation, structured narrative creation, and PDF report compilation - and delivering the entire system through a user-friendly browser-based web interface, the project produces a reproducible, fully automated business intelligence output that rivals commercial BI platforms at zero licensing cost.</w:t>
      </w:r>
    </w:p>
    <w:p w:rsidR="002A7880" w:rsidRPr="002A7880" w:rsidRDefault="002A7880" w:rsidP="002A7880">
      <w:pPr>
        <w:rPr>
          <w:rFonts w:ascii="Times New Roman" w:hAnsi="Times New Roman" w:cs="Times New Roman"/>
        </w:rPr>
      </w:pPr>
      <w:r w:rsidRPr="002A7880">
        <w:rPr>
          <w:rFonts w:ascii="Times New Roman" w:hAnsi="Times New Roman" w:cs="Times New Roman"/>
        </w:rPr>
        <w:lastRenderedPageBreak/>
        <w:t>The analysis of the 1,000-transaction Kaggle Supermarket Sales dataset revealed several significant business insights. Revenue followed a V-shaped monthly pattern - January high, February dip, March recovery - indicating a genuine seasonal contraction. The six product categories contributed remarkably balanced revenue shares, signalling a well-diversified portfolio. The three Myanmar branch cities contributed near-equal revenue shares of approximately 33% each. Most strikingly, the 46+ customer age group generated over 50% of total revenue - a finding with immediate implications for loyalty programme design and product assortment. Rating scores showed near-zero correlation with revenue, challenging the assumption that satisfaction scores reliably predict purchasing behaviour.</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The DataViz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web application significantly extends the project's reach beyond academic demonstration. By wrapping the six-stage Python pipeline in a clean, intuitive Flask web interface with upload, pipeline execution, interactive results browsing, and one-click PDF download, the project delivers a genuinely usable tool for non-technical users. The web interface's four-tab structure (Overview, Summary, Charts, Cleaning Log), the narrative panels alongside each chart, and the transparency of the cleaning log collectively represent a cohesive, professional product - not merely an academic prototype.</w:t>
      </w:r>
    </w:p>
    <w:p w:rsidR="002A7880" w:rsidRPr="002A7880" w:rsidRDefault="002A7880" w:rsidP="002A7880">
      <w:pPr>
        <w:rPr>
          <w:rFonts w:ascii="Times New Roman" w:hAnsi="Times New Roman" w:cs="Times New Roman"/>
        </w:rPr>
      </w:pPr>
      <w:r w:rsidRPr="002A7880">
        <w:rPr>
          <w:rFonts w:ascii="Times New Roman" w:hAnsi="Times New Roman" w:cs="Times New Roman"/>
        </w:rPr>
        <w:t xml:space="preserve">Looking ahead, this framework provides a strong foundation for high-value extensions: machine learning-based predictive narratives forecasting next quarter's revenue, real-time database connectivity replacing manual CSV upload, interactive Plotly-based chart exploration within the web interface, multi-language narrative support for international deployments, and role-based report variants for analyst versus executive audiences. The Data Visualization </w:t>
      </w:r>
      <w:proofErr w:type="spellStart"/>
      <w:r w:rsidRPr="002A7880">
        <w:rPr>
          <w:rFonts w:ascii="Times New Roman" w:hAnsi="Times New Roman" w:cs="Times New Roman"/>
        </w:rPr>
        <w:t>StoryLine</w:t>
      </w:r>
      <w:proofErr w:type="spellEnd"/>
      <w:r w:rsidRPr="002A7880">
        <w:rPr>
          <w:rFonts w:ascii="Times New Roman" w:hAnsi="Times New Roman" w:cs="Times New Roman"/>
        </w:rPr>
        <w:t xml:space="preserve"> project establishes a practical, open-source template for the next generation of accessible, automated, and narrative-driven business intelligence tools - one that democratizes professional data analytics for academic institutions, small businesses, and independent analysts everywhere.</w:t>
      </w:r>
    </w:p>
    <w:p w:rsidR="002A7880" w:rsidRPr="00302DEC" w:rsidRDefault="002A7880">
      <w:pPr>
        <w:rPr>
          <w:rFonts w:ascii="Times New Roman" w:hAnsi="Times New Roman" w:cs="Times New Roman"/>
        </w:rPr>
      </w:pPr>
    </w:p>
    <w:sectPr w:rsidR="002A7880" w:rsidRPr="00302DEC" w:rsidSect="008A14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38B" w:rsidRDefault="00270A72">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B4E0B"/>
    <w:multiLevelType w:val="multilevel"/>
    <w:tmpl w:val="8C58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14BD8"/>
    <w:multiLevelType w:val="multilevel"/>
    <w:tmpl w:val="A240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6C60F3"/>
    <w:multiLevelType w:val="multilevel"/>
    <w:tmpl w:val="3A7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F7E1A"/>
    <w:multiLevelType w:val="multilevel"/>
    <w:tmpl w:val="DA7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5768D5"/>
    <w:multiLevelType w:val="multilevel"/>
    <w:tmpl w:val="257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481904"/>
    <w:multiLevelType w:val="multilevel"/>
    <w:tmpl w:val="B3B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A8037C"/>
    <w:multiLevelType w:val="multilevel"/>
    <w:tmpl w:val="B70C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013CAD"/>
    <w:multiLevelType w:val="multilevel"/>
    <w:tmpl w:val="11D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D05B65"/>
    <w:multiLevelType w:val="multilevel"/>
    <w:tmpl w:val="0EC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95194C"/>
    <w:multiLevelType w:val="multilevel"/>
    <w:tmpl w:val="823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381399"/>
    <w:multiLevelType w:val="multilevel"/>
    <w:tmpl w:val="095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91009E"/>
    <w:multiLevelType w:val="multilevel"/>
    <w:tmpl w:val="BA52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3F1C9E"/>
    <w:multiLevelType w:val="multilevel"/>
    <w:tmpl w:val="0260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942DA6"/>
    <w:multiLevelType w:val="multilevel"/>
    <w:tmpl w:val="EA6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4C2E14"/>
    <w:multiLevelType w:val="multilevel"/>
    <w:tmpl w:val="E6D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14"/>
  </w:num>
  <w:num w:numId="5">
    <w:abstractNumId w:val="10"/>
  </w:num>
  <w:num w:numId="6">
    <w:abstractNumId w:val="7"/>
  </w:num>
  <w:num w:numId="7">
    <w:abstractNumId w:val="4"/>
  </w:num>
  <w:num w:numId="8">
    <w:abstractNumId w:val="3"/>
  </w:num>
  <w:num w:numId="9">
    <w:abstractNumId w:val="0"/>
  </w:num>
  <w:num w:numId="10">
    <w:abstractNumId w:val="8"/>
  </w:num>
  <w:num w:numId="11">
    <w:abstractNumId w:val="9"/>
  </w:num>
  <w:num w:numId="12">
    <w:abstractNumId w:val="13"/>
  </w:num>
  <w:num w:numId="13">
    <w:abstractNumId w:val="12"/>
  </w:num>
  <w:num w:numId="14">
    <w:abstractNumId w:val="6"/>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A7880"/>
    <w:rsid w:val="0010132F"/>
    <w:rsid w:val="00270A72"/>
    <w:rsid w:val="002A7880"/>
    <w:rsid w:val="00302DEC"/>
    <w:rsid w:val="00341B48"/>
    <w:rsid w:val="004A68FC"/>
    <w:rsid w:val="005153D3"/>
    <w:rsid w:val="00581B89"/>
    <w:rsid w:val="006E7820"/>
    <w:rsid w:val="007E30C8"/>
    <w:rsid w:val="008A147A"/>
    <w:rsid w:val="00CD4204"/>
    <w:rsid w:val="00D62A19"/>
    <w:rsid w:val="00DB6D57"/>
    <w:rsid w:val="00F02A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47A"/>
  </w:style>
  <w:style w:type="paragraph" w:styleId="Heading1">
    <w:name w:val="heading 1"/>
    <w:basedOn w:val="Normal"/>
    <w:next w:val="Normal"/>
    <w:link w:val="Heading1Char"/>
    <w:uiPriority w:val="9"/>
    <w:qFormat/>
    <w:rsid w:val="002A7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880"/>
    <w:rPr>
      <w:rFonts w:eastAsiaTheme="majorEastAsia" w:cstheme="majorBidi"/>
      <w:color w:val="272727" w:themeColor="text1" w:themeTint="D8"/>
    </w:rPr>
  </w:style>
  <w:style w:type="paragraph" w:styleId="Title">
    <w:name w:val="Title"/>
    <w:basedOn w:val="Normal"/>
    <w:next w:val="Normal"/>
    <w:link w:val="TitleChar"/>
    <w:uiPriority w:val="10"/>
    <w:qFormat/>
    <w:rsid w:val="002A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880"/>
    <w:pPr>
      <w:spacing w:before="160"/>
      <w:jc w:val="center"/>
    </w:pPr>
    <w:rPr>
      <w:i/>
      <w:iCs/>
      <w:color w:val="404040" w:themeColor="text1" w:themeTint="BF"/>
    </w:rPr>
  </w:style>
  <w:style w:type="character" w:customStyle="1" w:styleId="QuoteChar">
    <w:name w:val="Quote Char"/>
    <w:basedOn w:val="DefaultParagraphFont"/>
    <w:link w:val="Quote"/>
    <w:uiPriority w:val="29"/>
    <w:rsid w:val="002A7880"/>
    <w:rPr>
      <w:i/>
      <w:iCs/>
      <w:color w:val="404040" w:themeColor="text1" w:themeTint="BF"/>
    </w:rPr>
  </w:style>
  <w:style w:type="paragraph" w:styleId="ListParagraph">
    <w:name w:val="List Paragraph"/>
    <w:basedOn w:val="Normal"/>
    <w:uiPriority w:val="34"/>
    <w:qFormat/>
    <w:rsid w:val="002A7880"/>
    <w:pPr>
      <w:ind w:left="720"/>
      <w:contextualSpacing/>
    </w:pPr>
  </w:style>
  <w:style w:type="character" w:styleId="IntenseEmphasis">
    <w:name w:val="Intense Emphasis"/>
    <w:basedOn w:val="DefaultParagraphFont"/>
    <w:uiPriority w:val="21"/>
    <w:qFormat/>
    <w:rsid w:val="002A7880"/>
    <w:rPr>
      <w:i/>
      <w:iCs/>
      <w:color w:val="0F4761" w:themeColor="accent1" w:themeShade="BF"/>
    </w:rPr>
  </w:style>
  <w:style w:type="paragraph" w:styleId="IntenseQuote">
    <w:name w:val="Intense Quote"/>
    <w:basedOn w:val="Normal"/>
    <w:next w:val="Normal"/>
    <w:link w:val="IntenseQuoteChar"/>
    <w:uiPriority w:val="30"/>
    <w:qFormat/>
    <w:rsid w:val="002A7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880"/>
    <w:rPr>
      <w:i/>
      <w:iCs/>
      <w:color w:val="0F4761" w:themeColor="accent1" w:themeShade="BF"/>
    </w:rPr>
  </w:style>
  <w:style w:type="character" w:styleId="IntenseReference">
    <w:name w:val="Intense Reference"/>
    <w:basedOn w:val="DefaultParagraphFont"/>
    <w:uiPriority w:val="32"/>
    <w:qFormat/>
    <w:rsid w:val="002A7880"/>
    <w:rPr>
      <w:b/>
      <w:bCs/>
      <w:smallCaps/>
      <w:color w:val="0F4761" w:themeColor="accent1" w:themeShade="BF"/>
      <w:spacing w:val="5"/>
    </w:rPr>
  </w:style>
  <w:style w:type="paragraph" w:customStyle="1" w:styleId="msonormal0">
    <w:name w:val="msonormal"/>
    <w:basedOn w:val="Normal"/>
    <w:rsid w:val="002A7880"/>
    <w:pPr>
      <w:spacing w:before="100" w:beforeAutospacing="1" w:after="100" w:afterAutospacing="1" w:line="240" w:lineRule="auto"/>
    </w:pPr>
    <w:rPr>
      <w:rFonts w:ascii="Times New Roman" w:eastAsia="Times New Roman" w:hAnsi="Times New Roman" w:cs="Times New Roman"/>
      <w:kern w:val="0"/>
      <w:lang w:eastAsia="en-IN"/>
    </w:rPr>
  </w:style>
  <w:style w:type="paragraph" w:styleId="NormalWeb">
    <w:name w:val="Normal (Web)"/>
    <w:basedOn w:val="Normal"/>
    <w:uiPriority w:val="99"/>
    <w:semiHidden/>
    <w:unhideWhenUsed/>
    <w:rsid w:val="002A7880"/>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2A7880"/>
    <w:rPr>
      <w:b/>
      <w:bCs/>
    </w:rPr>
  </w:style>
  <w:style w:type="character" w:styleId="Hyperlink">
    <w:name w:val="Hyperlink"/>
    <w:basedOn w:val="DefaultParagraphFont"/>
    <w:uiPriority w:val="99"/>
    <w:unhideWhenUsed/>
    <w:rsid w:val="002A7880"/>
    <w:rPr>
      <w:color w:val="0000FF"/>
      <w:u w:val="single"/>
    </w:rPr>
  </w:style>
  <w:style w:type="character" w:styleId="FollowedHyperlink">
    <w:name w:val="FollowedHyperlink"/>
    <w:basedOn w:val="DefaultParagraphFont"/>
    <w:uiPriority w:val="99"/>
    <w:semiHidden/>
    <w:unhideWhenUsed/>
    <w:rsid w:val="002A7880"/>
    <w:rPr>
      <w:color w:val="800080"/>
      <w:u w:val="single"/>
    </w:rPr>
  </w:style>
  <w:style w:type="character" w:styleId="Emphasis">
    <w:name w:val="Emphasis"/>
    <w:basedOn w:val="DefaultParagraphFont"/>
    <w:uiPriority w:val="20"/>
    <w:qFormat/>
    <w:rsid w:val="002A7880"/>
    <w:rPr>
      <w:i/>
      <w:iCs/>
    </w:rPr>
  </w:style>
  <w:style w:type="character" w:customStyle="1" w:styleId="UnresolvedMention">
    <w:name w:val="Unresolved Mention"/>
    <w:basedOn w:val="DefaultParagraphFont"/>
    <w:uiPriority w:val="99"/>
    <w:semiHidden/>
    <w:unhideWhenUsed/>
    <w:rsid w:val="002A7880"/>
    <w:rPr>
      <w:color w:val="605E5C"/>
      <w:shd w:val="clear" w:color="auto" w:fill="E1DFDD"/>
    </w:rPr>
  </w:style>
  <w:style w:type="paragraph" w:styleId="TOCHeading">
    <w:name w:val="TOC Heading"/>
    <w:basedOn w:val="Heading1"/>
    <w:next w:val="Normal"/>
    <w:uiPriority w:val="39"/>
    <w:unhideWhenUsed/>
    <w:qFormat/>
    <w:rsid w:val="002A7880"/>
    <w:pPr>
      <w:spacing w:before="240" w:after="0" w:line="259" w:lineRule="auto"/>
      <w:outlineLvl w:val="9"/>
    </w:pPr>
    <w:rPr>
      <w:kern w:val="0"/>
      <w:sz w:val="32"/>
      <w:szCs w:val="32"/>
      <w:lang w:val="en-US"/>
    </w:rPr>
  </w:style>
  <w:style w:type="paragraph" w:styleId="TOC1">
    <w:name w:val="toc 1"/>
    <w:basedOn w:val="Normal"/>
    <w:next w:val="Normal"/>
    <w:autoRedefine/>
    <w:uiPriority w:val="39"/>
    <w:unhideWhenUsed/>
    <w:rsid w:val="00302DEC"/>
    <w:pPr>
      <w:spacing w:after="100"/>
    </w:pPr>
  </w:style>
  <w:style w:type="paragraph" w:styleId="TOC2">
    <w:name w:val="toc 2"/>
    <w:basedOn w:val="Normal"/>
    <w:next w:val="Normal"/>
    <w:autoRedefine/>
    <w:uiPriority w:val="39"/>
    <w:unhideWhenUsed/>
    <w:rsid w:val="00302DEC"/>
    <w:pPr>
      <w:spacing w:after="100"/>
      <w:ind w:left="240"/>
    </w:pPr>
    <w:rPr>
      <w:rFonts w:eastAsiaTheme="minorEastAsia"/>
      <w:lang w:eastAsia="en-IN"/>
    </w:rPr>
  </w:style>
  <w:style w:type="paragraph" w:styleId="TOC3">
    <w:name w:val="toc 3"/>
    <w:basedOn w:val="Normal"/>
    <w:next w:val="Normal"/>
    <w:autoRedefine/>
    <w:uiPriority w:val="39"/>
    <w:unhideWhenUsed/>
    <w:rsid w:val="00302DEC"/>
    <w:pPr>
      <w:spacing w:after="100"/>
      <w:ind w:left="480"/>
    </w:pPr>
    <w:rPr>
      <w:rFonts w:eastAsiaTheme="minorEastAsia"/>
      <w:lang w:eastAsia="en-IN"/>
    </w:rPr>
  </w:style>
  <w:style w:type="paragraph" w:styleId="TOC4">
    <w:name w:val="toc 4"/>
    <w:basedOn w:val="Normal"/>
    <w:next w:val="Normal"/>
    <w:autoRedefine/>
    <w:uiPriority w:val="39"/>
    <w:unhideWhenUsed/>
    <w:rsid w:val="00302DEC"/>
    <w:pPr>
      <w:spacing w:after="100"/>
      <w:ind w:left="720"/>
    </w:pPr>
    <w:rPr>
      <w:rFonts w:eastAsiaTheme="minorEastAsia"/>
      <w:lang w:eastAsia="en-IN"/>
    </w:rPr>
  </w:style>
  <w:style w:type="paragraph" w:styleId="TOC5">
    <w:name w:val="toc 5"/>
    <w:basedOn w:val="Normal"/>
    <w:next w:val="Normal"/>
    <w:autoRedefine/>
    <w:uiPriority w:val="39"/>
    <w:unhideWhenUsed/>
    <w:rsid w:val="00302DEC"/>
    <w:pPr>
      <w:spacing w:after="100"/>
      <w:ind w:left="960"/>
    </w:pPr>
    <w:rPr>
      <w:rFonts w:eastAsiaTheme="minorEastAsia"/>
      <w:lang w:eastAsia="en-IN"/>
    </w:rPr>
  </w:style>
  <w:style w:type="paragraph" w:styleId="TOC6">
    <w:name w:val="toc 6"/>
    <w:basedOn w:val="Normal"/>
    <w:next w:val="Normal"/>
    <w:autoRedefine/>
    <w:uiPriority w:val="39"/>
    <w:unhideWhenUsed/>
    <w:rsid w:val="00302DEC"/>
    <w:pPr>
      <w:spacing w:after="100"/>
      <w:ind w:left="1200"/>
    </w:pPr>
    <w:rPr>
      <w:rFonts w:eastAsiaTheme="minorEastAsia"/>
      <w:lang w:eastAsia="en-IN"/>
    </w:rPr>
  </w:style>
  <w:style w:type="paragraph" w:styleId="TOC7">
    <w:name w:val="toc 7"/>
    <w:basedOn w:val="Normal"/>
    <w:next w:val="Normal"/>
    <w:autoRedefine/>
    <w:uiPriority w:val="39"/>
    <w:unhideWhenUsed/>
    <w:rsid w:val="00302DEC"/>
    <w:pPr>
      <w:spacing w:after="100"/>
      <w:ind w:left="1440"/>
    </w:pPr>
    <w:rPr>
      <w:rFonts w:eastAsiaTheme="minorEastAsia"/>
      <w:lang w:eastAsia="en-IN"/>
    </w:rPr>
  </w:style>
  <w:style w:type="paragraph" w:styleId="TOC8">
    <w:name w:val="toc 8"/>
    <w:basedOn w:val="Normal"/>
    <w:next w:val="Normal"/>
    <w:autoRedefine/>
    <w:uiPriority w:val="39"/>
    <w:unhideWhenUsed/>
    <w:rsid w:val="00302DEC"/>
    <w:pPr>
      <w:spacing w:after="100"/>
      <w:ind w:left="1680"/>
    </w:pPr>
    <w:rPr>
      <w:rFonts w:eastAsiaTheme="minorEastAsia"/>
      <w:lang w:eastAsia="en-IN"/>
    </w:rPr>
  </w:style>
  <w:style w:type="paragraph" w:styleId="TOC9">
    <w:name w:val="toc 9"/>
    <w:basedOn w:val="Normal"/>
    <w:next w:val="Normal"/>
    <w:autoRedefine/>
    <w:uiPriority w:val="39"/>
    <w:unhideWhenUsed/>
    <w:rsid w:val="00302DEC"/>
    <w:pPr>
      <w:spacing w:after="100"/>
      <w:ind w:left="1920"/>
    </w:pPr>
    <w:rPr>
      <w:rFonts w:eastAsiaTheme="minorEastAsia"/>
      <w:lang w:eastAsia="en-IN"/>
    </w:rPr>
  </w:style>
  <w:style w:type="paragraph" w:styleId="NoSpacing">
    <w:name w:val="No Spacing"/>
    <w:uiPriority w:val="1"/>
    <w:qFormat/>
    <w:rsid w:val="00302DEC"/>
    <w:pPr>
      <w:spacing w:after="0" w:line="240" w:lineRule="auto"/>
    </w:pPr>
  </w:style>
  <w:style w:type="paragraph" w:styleId="BodyText">
    <w:name w:val="Body Text"/>
    <w:basedOn w:val="Normal"/>
    <w:link w:val="BodyTextChar"/>
    <w:uiPriority w:val="1"/>
    <w:qFormat/>
    <w:rsid w:val="00302DEC"/>
    <w:pPr>
      <w:widowControl w:val="0"/>
      <w:autoSpaceDE w:val="0"/>
      <w:autoSpaceDN w:val="0"/>
      <w:spacing w:after="0" w:line="240" w:lineRule="auto"/>
    </w:pPr>
    <w:rPr>
      <w:rFonts w:ascii="Arial MT" w:eastAsia="Arial MT" w:hAnsi="Arial MT" w:cs="Arial MT"/>
      <w:kern w:val="0"/>
      <w:sz w:val="22"/>
      <w:szCs w:val="22"/>
      <w:lang w:val="en-US"/>
    </w:rPr>
  </w:style>
  <w:style w:type="character" w:customStyle="1" w:styleId="BodyTextChar">
    <w:name w:val="Body Text Char"/>
    <w:basedOn w:val="DefaultParagraphFont"/>
    <w:link w:val="BodyText"/>
    <w:uiPriority w:val="1"/>
    <w:rsid w:val="00302DEC"/>
    <w:rPr>
      <w:rFonts w:ascii="Arial MT" w:eastAsia="Arial MT" w:hAnsi="Arial MT" w:cs="Arial MT"/>
      <w:kern w:val="0"/>
      <w:sz w:val="22"/>
      <w:szCs w:val="22"/>
      <w:lang w:val="en-US"/>
    </w:rPr>
  </w:style>
  <w:style w:type="paragraph" w:styleId="Caption">
    <w:name w:val="caption"/>
    <w:basedOn w:val="Normal"/>
    <w:next w:val="Normal"/>
    <w:uiPriority w:val="35"/>
    <w:unhideWhenUsed/>
    <w:qFormat/>
    <w:rsid w:val="00341B4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41B48"/>
    <w:pPr>
      <w:spacing w:after="0"/>
    </w:pPr>
  </w:style>
  <w:style w:type="paragraph" w:styleId="BalloonText">
    <w:name w:val="Balloon Text"/>
    <w:basedOn w:val="Normal"/>
    <w:link w:val="BalloonTextChar"/>
    <w:uiPriority w:val="99"/>
    <w:semiHidden/>
    <w:unhideWhenUsed/>
    <w:rsid w:val="00581B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1B89"/>
    <w:rPr>
      <w:rFonts w:ascii="Tahoma" w:hAnsi="Tahoma" w:cs="Tahoma"/>
      <w:sz w:val="16"/>
      <w:szCs w:val="16"/>
    </w:rPr>
  </w:style>
  <w:style w:type="character" w:styleId="SubtleEmphasis">
    <w:name w:val="Subtle Emphasis"/>
    <w:basedOn w:val="DefaultParagraphFont"/>
    <w:uiPriority w:val="19"/>
    <w:qFormat/>
    <w:rsid w:val="00581B89"/>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media/image2.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http://www.kaggle.com/datasets/aungpyaeap/supermarket-sales"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hyperlink" Target="https://www.kaggle.com/code/chrisstodd/supermarket-sales-analysis"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www.kaggle.com/" TargetMode="External"/><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AF6E6-16E2-46C3-BC44-E83B1562B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27722</Words>
  <Characters>158022</Characters>
  <Application>Microsoft Office Word</Application>
  <DocSecurity>0</DocSecurity>
  <Lines>1316</Lines>
  <Paragraphs>370</Paragraphs>
  <ScaleCrop>false</ScaleCrop>
  <Company/>
  <LinksUpToDate>false</LinksUpToDate>
  <CharactersWithSpaces>185374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Lodhi</dc:creator>
  <cp:lastModifiedBy>Archit Sharma</cp:lastModifiedBy>
  <cp:revision>3</cp:revision>
  <dcterms:created xsi:type="dcterms:W3CDTF">2026-04-23T04:21:00Z</dcterms:created>
  <dcterms:modified xsi:type="dcterms:W3CDTF">2026-04-23T04:21:00Z</dcterms:modified>
</cp:coreProperties>
</file>